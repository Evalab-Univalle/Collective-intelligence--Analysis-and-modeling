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719E00" w14:textId="77777777" w:rsidR="0067633B" w:rsidRPr="006A79EC" w:rsidRDefault="00CA7F07" w:rsidP="006A79E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A79EC">
        <w:rPr>
          <w:rFonts w:ascii="Times New Roman" w:hAnsi="Times New Roman" w:cs="Times New Roman"/>
          <w:b/>
          <w:sz w:val="40"/>
          <w:szCs w:val="40"/>
        </w:rPr>
        <w:t>Collective intelligence: Analysis and modeling</w:t>
      </w:r>
    </w:p>
    <w:p w14:paraId="50C75352" w14:textId="77777777" w:rsidR="0067633B" w:rsidRPr="006A79EC" w:rsidRDefault="0067633B" w:rsidP="006A79EC">
      <w:pPr>
        <w:jc w:val="center"/>
        <w:rPr>
          <w:rFonts w:ascii="Times New Roman" w:hAnsi="Times New Roman" w:cs="Times New Roman"/>
        </w:rPr>
      </w:pPr>
    </w:p>
    <w:p w14:paraId="09D44B3B" w14:textId="3B97A794" w:rsidR="0067633B" w:rsidRPr="006A79EC" w:rsidRDefault="006A79EC" w:rsidP="006A79EC">
      <w:pPr>
        <w:jc w:val="center"/>
        <w:rPr>
          <w:rFonts w:ascii="Times New Roman" w:hAnsi="Times New Roman" w:cs="Times New Roman"/>
          <w:sz w:val="20"/>
        </w:rPr>
      </w:pPr>
      <w:r w:rsidRPr="006A79EC">
        <w:rPr>
          <w:rFonts w:ascii="Times New Roman" w:hAnsi="Times New Roman" w:cs="Times New Roman"/>
          <w:sz w:val="20"/>
        </w:rPr>
        <w:t xml:space="preserve">Erika </w:t>
      </w:r>
      <w:proofErr w:type="spellStart"/>
      <w:r w:rsidRPr="006A79EC">
        <w:rPr>
          <w:rFonts w:ascii="Times New Roman" w:hAnsi="Times New Roman" w:cs="Times New Roman"/>
          <w:sz w:val="20"/>
        </w:rPr>
        <w:t>Suá</w:t>
      </w:r>
      <w:r w:rsidR="00CA7F07" w:rsidRPr="006A79EC">
        <w:rPr>
          <w:rFonts w:ascii="Times New Roman" w:hAnsi="Times New Roman" w:cs="Times New Roman"/>
          <w:sz w:val="20"/>
        </w:rPr>
        <w:t>rez</w:t>
      </w:r>
      <w:proofErr w:type="spellEnd"/>
      <w:r w:rsidR="00CA7F07" w:rsidRPr="006A79EC">
        <w:rPr>
          <w:rFonts w:ascii="Times New Roman" w:hAnsi="Times New Roman" w:cs="Times New Roman"/>
          <w:sz w:val="20"/>
        </w:rPr>
        <w:t xml:space="preserve"> Valencia</w:t>
      </w:r>
      <w:r w:rsidRPr="006A79EC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6A79EC">
        <w:rPr>
          <w:rFonts w:ascii="Times New Roman" w:hAnsi="Times New Roman" w:cs="Times New Roman"/>
          <w:sz w:val="20"/>
        </w:rPr>
        <w:t>Víctor</w:t>
      </w:r>
      <w:proofErr w:type="spellEnd"/>
      <w:r w:rsidRPr="006A79EC">
        <w:rPr>
          <w:rFonts w:ascii="Times New Roman" w:hAnsi="Times New Roman" w:cs="Times New Roman"/>
          <w:sz w:val="20"/>
        </w:rPr>
        <w:t xml:space="preserve"> Andres </w:t>
      </w:r>
      <w:proofErr w:type="spellStart"/>
      <w:r w:rsidRPr="006A79EC">
        <w:rPr>
          <w:rFonts w:ascii="Times New Roman" w:hAnsi="Times New Roman" w:cs="Times New Roman"/>
          <w:sz w:val="20"/>
        </w:rPr>
        <w:t>Bucheli</w:t>
      </w:r>
      <w:proofErr w:type="spellEnd"/>
      <w:r w:rsidRPr="006A79EC">
        <w:rPr>
          <w:rFonts w:ascii="Times New Roman" w:hAnsi="Times New Roman" w:cs="Times New Roman"/>
          <w:sz w:val="20"/>
        </w:rPr>
        <w:t xml:space="preserve"> Guerrero, </w:t>
      </w:r>
      <w:proofErr w:type="spellStart"/>
      <w:r w:rsidRPr="006A79EC">
        <w:rPr>
          <w:rFonts w:ascii="Times New Roman" w:hAnsi="Times New Roman" w:cs="Times New Roman"/>
          <w:sz w:val="20"/>
        </w:rPr>
        <w:t>Ángel</w:t>
      </w:r>
      <w:proofErr w:type="spellEnd"/>
      <w:r w:rsidRPr="006A79E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6A79EC">
        <w:rPr>
          <w:rFonts w:ascii="Times New Roman" w:hAnsi="Times New Roman" w:cs="Times New Roman"/>
          <w:sz w:val="20"/>
        </w:rPr>
        <w:t>García</w:t>
      </w:r>
      <w:proofErr w:type="spellEnd"/>
      <w:r w:rsidRPr="006A79E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6A79EC">
        <w:rPr>
          <w:rFonts w:ascii="Times New Roman" w:hAnsi="Times New Roman" w:cs="Times New Roman"/>
          <w:sz w:val="20"/>
        </w:rPr>
        <w:t>Baños</w:t>
      </w:r>
      <w:proofErr w:type="spellEnd"/>
    </w:p>
    <w:p w14:paraId="4368B493" w14:textId="71EFBD49" w:rsidR="006A79EC" w:rsidRPr="006A79EC" w:rsidRDefault="006A79EC" w:rsidP="006A79EC">
      <w:pPr>
        <w:jc w:val="center"/>
        <w:rPr>
          <w:rFonts w:ascii="Times New Roman" w:hAnsi="Times New Roman" w:cs="Times New Roman"/>
          <w:sz w:val="20"/>
        </w:rPr>
      </w:pPr>
      <w:r w:rsidRPr="006A79EC">
        <w:rPr>
          <w:rFonts w:ascii="Times New Roman" w:hAnsi="Times New Roman" w:cs="Times New Roman"/>
          <w:sz w:val="20"/>
        </w:rPr>
        <w:t>Universidad del Valle</w:t>
      </w:r>
      <w:r w:rsidR="00CA7F07" w:rsidRPr="006A79EC">
        <w:rPr>
          <w:rFonts w:ascii="Times New Roman" w:hAnsi="Times New Roman" w:cs="Times New Roman"/>
          <w:sz w:val="20"/>
        </w:rPr>
        <w:t>,</w:t>
      </w:r>
      <w:r w:rsidRPr="006A79EC">
        <w:rPr>
          <w:rFonts w:ascii="Times New Roman" w:hAnsi="Times New Roman" w:cs="Times New Roman"/>
          <w:sz w:val="20"/>
        </w:rPr>
        <w:t xml:space="preserve"> Cali, Colombia</w:t>
      </w:r>
    </w:p>
    <w:p w14:paraId="1D5F7A01" w14:textId="77777777" w:rsidR="0067633B" w:rsidRPr="006A79EC" w:rsidRDefault="0067633B" w:rsidP="006A79EC">
      <w:pPr>
        <w:rPr>
          <w:rFonts w:ascii="Times New Roman" w:eastAsia="Trebuchet MS" w:hAnsi="Times New Roman" w:cs="Times New Roman"/>
          <w:sz w:val="32"/>
        </w:rPr>
      </w:pPr>
    </w:p>
    <w:p w14:paraId="6A6C212A" w14:textId="61D96B71" w:rsidR="006A79EC" w:rsidRPr="006A79EC" w:rsidRDefault="006A79EC" w:rsidP="006A79EC">
      <w:pPr>
        <w:rPr>
          <w:rFonts w:ascii="Times New Roman" w:eastAsia="Trebuchet MS" w:hAnsi="Times New Roman" w:cs="Times New Roman"/>
          <w:b/>
          <w:sz w:val="32"/>
          <w:szCs w:val="32"/>
        </w:rPr>
      </w:pPr>
      <w:r w:rsidRPr="006A79EC">
        <w:rPr>
          <w:rFonts w:ascii="Times New Roman" w:eastAsia="Trebuchet MS" w:hAnsi="Times New Roman" w:cs="Times New Roman"/>
          <w:b/>
          <w:sz w:val="32"/>
          <w:szCs w:val="32"/>
        </w:rPr>
        <w:t>Abstract</w:t>
      </w:r>
    </w:p>
    <w:p w14:paraId="50BC4615" w14:textId="77777777" w:rsidR="006A79EC" w:rsidRPr="006A79EC" w:rsidRDefault="006A79EC" w:rsidP="006A79EC">
      <w:pPr>
        <w:rPr>
          <w:rFonts w:ascii="Times New Roman" w:hAnsi="Times New Roman" w:cs="Times New Roman"/>
        </w:rPr>
      </w:pPr>
    </w:p>
    <w:p w14:paraId="2E400F9C" w14:textId="6B36D8D3" w:rsidR="006A79EC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Purpose</w:t>
      </w:r>
      <w:r w:rsidR="006A79EC" w:rsidRP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ascii="Times New Roman" w:eastAsia="Times New Roman" w:hAnsi="Times New Roman" w:cs="Times New Roman"/>
          <w:sz w:val="24"/>
        </w:rPr>
        <w:t>—</w:t>
      </w:r>
      <w:r w:rsidR="006A79EC" w:rsidRPr="006A79EC">
        <w:rPr>
          <w:rFonts w:ascii="Times New Roman" w:hAnsi="Times New Roman" w:cs="Times New Roman"/>
          <w:b/>
        </w:rPr>
        <w:t xml:space="preserve"> </w:t>
      </w:r>
      <w:r w:rsidRPr="006A79EC">
        <w:rPr>
          <w:rFonts w:ascii="Times New Roman" w:hAnsi="Times New Roman" w:cs="Times New Roman"/>
        </w:rPr>
        <w:t xml:space="preserve">This paper focuses on the underpinning dynamics </w:t>
      </w:r>
      <w:r w:rsidR="003A07E3" w:rsidRPr="006A79EC">
        <w:rPr>
          <w:rFonts w:ascii="Times New Roman" w:hAnsi="Times New Roman" w:cs="Times New Roman"/>
        </w:rPr>
        <w:t xml:space="preserve">that </w:t>
      </w:r>
      <w:r w:rsidRPr="006A79EC">
        <w:rPr>
          <w:rFonts w:ascii="Times New Roman" w:hAnsi="Times New Roman" w:cs="Times New Roman"/>
        </w:rPr>
        <w:t>explain collective intelligence.</w:t>
      </w:r>
    </w:p>
    <w:p w14:paraId="6AA38E7D" w14:textId="338356BD" w:rsidR="006A79EC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Design/methodology/approach</w:t>
      </w:r>
      <w:r w:rsidR="006A79EC" w:rsidRP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ascii="Times New Roman" w:eastAsia="Times New Roman" w:hAnsi="Times New Roman" w:cs="Times New Roman"/>
          <w:sz w:val="24"/>
        </w:rPr>
        <w:t>—</w:t>
      </w:r>
      <w:r w:rsidR="006A79EC" w:rsidRPr="006A79EC">
        <w:rPr>
          <w:rFonts w:ascii="Times New Roman" w:hAnsi="Times New Roman" w:cs="Times New Roman"/>
          <w:b/>
        </w:rPr>
        <w:t xml:space="preserve"> </w:t>
      </w:r>
      <w:r w:rsidR="003A07E3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 xml:space="preserve">ollective intelligence can be understood as the capacity of </w:t>
      </w:r>
      <w:r w:rsidR="003A07E3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collective system to evolve toward</w:t>
      </w:r>
      <w:r w:rsidR="00D5697C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higher order complexity through networks of individual capacities. We observe two collective systems as </w:t>
      </w:r>
      <w:r w:rsidR="003A07E3" w:rsidRPr="006A79EC">
        <w:rPr>
          <w:rFonts w:ascii="Times New Roman" w:hAnsi="Times New Roman" w:cs="Times New Roman"/>
        </w:rPr>
        <w:t xml:space="preserve">examples of the </w:t>
      </w:r>
      <w:r w:rsidRPr="006A79EC">
        <w:rPr>
          <w:rFonts w:ascii="Times New Roman" w:hAnsi="Times New Roman" w:cs="Times New Roman"/>
        </w:rPr>
        <w:t>dynamic process</w:t>
      </w:r>
      <w:r w:rsidR="003A07E3" w:rsidRPr="006A79EC">
        <w:rPr>
          <w:rFonts w:ascii="Times New Roman" w:hAnsi="Times New Roman" w:cs="Times New Roman"/>
        </w:rPr>
        <w:t>es</w:t>
      </w:r>
      <w:r w:rsidRPr="006A79EC">
        <w:rPr>
          <w:rFonts w:ascii="Times New Roman" w:hAnsi="Times New Roman" w:cs="Times New Roman"/>
        </w:rPr>
        <w:t xml:space="preserve"> </w:t>
      </w:r>
      <w:r w:rsidR="003A07E3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>complex networks</w:t>
      </w:r>
      <w:r w:rsidRPr="006A79EC">
        <w:rPr>
          <w:rFonts w:ascii="Times New Roman" w:eastAsia="Times New Roman" w:hAnsi="Times New Roman" w:cs="Times New Roman"/>
          <w:sz w:val="24"/>
        </w:rPr>
        <w:t>—</w:t>
      </w:r>
      <w:r w:rsidR="00CA7F07" w:rsidRPr="006A79EC">
        <w:rPr>
          <w:rFonts w:ascii="Times New Roman" w:eastAsia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Wiki c</w:t>
      </w:r>
      <w:r w:rsidR="00B457AD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 xml:space="preserve">urse </w:t>
      </w:r>
      <w:proofErr w:type="spellStart"/>
      <w:r w:rsidRPr="006A79EC">
        <w:rPr>
          <w:rFonts w:ascii="Times New Roman" w:hAnsi="Times New Roman" w:cs="Times New Roman"/>
        </w:rPr>
        <w:t>P</w:t>
      </w:r>
      <w:r w:rsidR="003B5FF0" w:rsidRPr="006A79EC">
        <w:rPr>
          <w:rFonts w:ascii="Times New Roman" w:hAnsi="Times New Roman" w:cs="Times New Roman"/>
        </w:rPr>
        <w:t>e</w:t>
      </w:r>
      <w:r w:rsidRPr="006A79EC">
        <w:rPr>
          <w:rFonts w:ascii="Times New Roman" w:hAnsi="Times New Roman" w:cs="Times New Roman"/>
        </w:rPr>
        <w:t>SO</w:t>
      </w:r>
      <w:proofErr w:type="spellEnd"/>
      <w:r w:rsidRPr="006A79EC">
        <w:rPr>
          <w:rFonts w:ascii="Times New Roman" w:hAnsi="Times New Roman" w:cs="Times New Roman"/>
        </w:rPr>
        <w:t xml:space="preserve"> </w:t>
      </w:r>
      <w:r w:rsidR="003B5FF0" w:rsidRPr="006A79EC">
        <w:rPr>
          <w:rFonts w:ascii="Times New Roman" w:hAnsi="Times New Roman" w:cs="Times New Roman"/>
        </w:rPr>
        <w:t xml:space="preserve">at the Universidad de Los Andes, Bogotá, Colombia, </w:t>
      </w:r>
      <w:r w:rsidRPr="006A79EC">
        <w:rPr>
          <w:rFonts w:ascii="Times New Roman" w:hAnsi="Times New Roman" w:cs="Times New Roman"/>
        </w:rPr>
        <w:t>and an agent</w:t>
      </w:r>
      <w:r w:rsidR="003A07E3" w:rsidRPr="006A79EC">
        <w:rPr>
          <w:rFonts w:ascii="Times New Roman" w:hAnsi="Times New Roman" w:cs="Times New Roman"/>
        </w:rPr>
        <w:t>-</w:t>
      </w:r>
      <w:r w:rsidRPr="006A79EC">
        <w:rPr>
          <w:rFonts w:ascii="Times New Roman" w:hAnsi="Times New Roman" w:cs="Times New Roman"/>
        </w:rPr>
        <w:t xml:space="preserve">based model </w:t>
      </w:r>
      <w:r w:rsidR="00151552" w:rsidRPr="006A79EC">
        <w:rPr>
          <w:rFonts w:ascii="Times New Roman" w:hAnsi="Times New Roman" w:cs="Times New Roman"/>
        </w:rPr>
        <w:t>inspired</w:t>
      </w:r>
      <w:r w:rsidR="003A07E3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on wiki systems.</w:t>
      </w:r>
    </w:p>
    <w:p w14:paraId="5F26C5DF" w14:textId="23CA1542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Findings</w:t>
      </w:r>
      <w:r w:rsid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eastAsia="Times New Roman"/>
          <w:sz w:val="24"/>
        </w:rPr>
        <w:t>—</w:t>
      </w:r>
      <w:r w:rsidR="006A79EC">
        <w:rPr>
          <w:rFonts w:ascii="Times New Roman" w:hAnsi="Times New Roman" w:cs="Times New Roman"/>
          <w:b/>
        </w:rPr>
        <w:t xml:space="preserve"> </w:t>
      </w:r>
      <w:r w:rsidRPr="006A79EC">
        <w:rPr>
          <w:rFonts w:ascii="Times New Roman" w:hAnsi="Times New Roman" w:cs="Times New Roman"/>
        </w:rPr>
        <w:t xml:space="preserve">The results </w:t>
      </w:r>
      <w:r w:rsidR="0038772B" w:rsidRPr="006A79EC">
        <w:rPr>
          <w:rFonts w:ascii="Times New Roman" w:hAnsi="Times New Roman" w:cs="Times New Roman"/>
        </w:rPr>
        <w:t xml:space="preserve">of </w:t>
      </w:r>
      <w:r w:rsidR="003A07E3" w:rsidRPr="006A79EC">
        <w:rPr>
          <w:rFonts w:ascii="Times New Roman" w:hAnsi="Times New Roman" w:cs="Times New Roman"/>
        </w:rPr>
        <w:t xml:space="preserve">the </w:t>
      </w:r>
      <w:r w:rsidR="00151552" w:rsidRPr="006A79EC">
        <w:rPr>
          <w:rFonts w:ascii="Times New Roman" w:hAnsi="Times New Roman" w:cs="Times New Roman"/>
        </w:rPr>
        <w:t>W</w:t>
      </w:r>
      <w:r w:rsidRPr="006A79EC">
        <w:rPr>
          <w:rFonts w:ascii="Times New Roman" w:hAnsi="Times New Roman" w:cs="Times New Roman"/>
        </w:rPr>
        <w:t>iki</w:t>
      </w:r>
      <w:r w:rsidR="00151552" w:rsidRPr="006A79EC">
        <w:rPr>
          <w:rFonts w:ascii="Times New Roman" w:hAnsi="Times New Roman" w:cs="Times New Roman"/>
        </w:rPr>
        <w:t xml:space="preserve"> course </w:t>
      </w:r>
      <w:proofErr w:type="spellStart"/>
      <w:r w:rsidR="00151552" w:rsidRPr="006A79EC">
        <w:rPr>
          <w:rFonts w:ascii="Times New Roman" w:hAnsi="Times New Roman" w:cs="Times New Roman"/>
        </w:rPr>
        <w:t>PeSO</w:t>
      </w:r>
      <w:proofErr w:type="spellEnd"/>
      <w:r w:rsidR="00151552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 xml:space="preserve">and the </w:t>
      </w:r>
      <w:proofErr w:type="gramStart"/>
      <w:r w:rsidRPr="006A79EC">
        <w:rPr>
          <w:rFonts w:ascii="Times New Roman" w:hAnsi="Times New Roman" w:cs="Times New Roman"/>
        </w:rPr>
        <w:t>model are</w:t>
      </w:r>
      <w:proofErr w:type="gramEnd"/>
      <w:r w:rsidRPr="006A79EC">
        <w:rPr>
          <w:rFonts w:ascii="Times New Roman" w:hAnsi="Times New Roman" w:cs="Times New Roman"/>
        </w:rPr>
        <w:t xml:space="preserve"> contrasted with a random network baseline model. </w:t>
      </w:r>
      <w:r w:rsidR="003A07E3" w:rsidRPr="006A79EC">
        <w:rPr>
          <w:rFonts w:ascii="Times New Roman" w:hAnsi="Times New Roman" w:cs="Times New Roman"/>
        </w:rPr>
        <w:t>B</w:t>
      </w:r>
      <w:r w:rsidRPr="006A79EC">
        <w:rPr>
          <w:rFonts w:ascii="Times New Roman" w:hAnsi="Times New Roman" w:cs="Times New Roman"/>
        </w:rPr>
        <w:t xml:space="preserve">oth </w:t>
      </w:r>
      <w:r w:rsidR="003A07E3" w:rsidRPr="006A79EC">
        <w:rPr>
          <w:rFonts w:ascii="Times New Roman" w:hAnsi="Times New Roman" w:cs="Times New Roman"/>
        </w:rPr>
        <w:t xml:space="preserve">the </w:t>
      </w:r>
      <w:r w:rsidR="00151552" w:rsidRPr="006A79EC">
        <w:rPr>
          <w:rFonts w:ascii="Times New Roman" w:hAnsi="Times New Roman" w:cs="Times New Roman"/>
        </w:rPr>
        <w:t xml:space="preserve">Wiki course </w:t>
      </w:r>
      <w:proofErr w:type="spellStart"/>
      <w:r w:rsidR="00151552" w:rsidRPr="006A79EC">
        <w:rPr>
          <w:rFonts w:ascii="Times New Roman" w:hAnsi="Times New Roman" w:cs="Times New Roman"/>
        </w:rPr>
        <w:t>PeSO</w:t>
      </w:r>
      <w:proofErr w:type="spellEnd"/>
      <w:r w:rsidRPr="006A79EC">
        <w:rPr>
          <w:rFonts w:ascii="Times New Roman" w:hAnsi="Times New Roman" w:cs="Times New Roman"/>
        </w:rPr>
        <w:t xml:space="preserve"> and the model show dynamics of accumulation, in which statistical properties of non-equilibrium networks appear.</w:t>
      </w:r>
    </w:p>
    <w:p w14:paraId="2A5A4DD5" w14:textId="34125176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Research limitations/implications</w:t>
      </w:r>
      <w:r w:rsid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eastAsia="Times New Roman"/>
          <w:sz w:val="24"/>
        </w:rPr>
        <w:t>—</w:t>
      </w:r>
      <w:r w:rsidR="006A79EC">
        <w:rPr>
          <w:rFonts w:ascii="Times New Roman" w:hAnsi="Times New Roman" w:cs="Times New Roman"/>
          <w:b/>
        </w:rPr>
        <w:t xml:space="preserve"> </w:t>
      </w:r>
      <w:r w:rsidRPr="006A79EC">
        <w:rPr>
          <w:rFonts w:ascii="Times New Roman" w:hAnsi="Times New Roman" w:cs="Times New Roman"/>
        </w:rPr>
        <w:t xml:space="preserve">Our work is based on </w:t>
      </w:r>
      <w:r w:rsidR="003A07E3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net</w:t>
      </w:r>
      <w:r w:rsidR="00BA17BE" w:rsidRPr="006A79EC">
        <w:rPr>
          <w:rFonts w:ascii="Times New Roman" w:hAnsi="Times New Roman" w:cs="Times New Roman"/>
        </w:rPr>
        <w:t>work science approach. We analyz</w:t>
      </w:r>
      <w:r w:rsidRPr="006A79EC">
        <w:rPr>
          <w:rFonts w:ascii="Times New Roman" w:hAnsi="Times New Roman" w:cs="Times New Roman"/>
        </w:rPr>
        <w:t>e</w:t>
      </w:r>
      <w:r w:rsidR="0038772B" w:rsidRPr="006A79EC">
        <w:rPr>
          <w:rFonts w:ascii="Times New Roman" w:hAnsi="Times New Roman" w:cs="Times New Roman"/>
        </w:rPr>
        <w:t>d</w:t>
      </w:r>
      <w:r w:rsidRPr="006A79EC">
        <w:rPr>
          <w:rFonts w:ascii="Times New Roman" w:hAnsi="Times New Roman" w:cs="Times New Roman"/>
        </w:rPr>
        <w:t xml:space="preserve"> </w:t>
      </w:r>
      <w:r w:rsidR="007F1691" w:rsidRPr="006A79EC">
        <w:rPr>
          <w:rFonts w:ascii="Times New Roman" w:hAnsi="Times New Roman" w:cs="Times New Roman"/>
        </w:rPr>
        <w:t xml:space="preserve">data from </w:t>
      </w:r>
      <w:r w:rsidRPr="006A79EC">
        <w:rPr>
          <w:rFonts w:ascii="Times New Roman" w:hAnsi="Times New Roman" w:cs="Times New Roman"/>
        </w:rPr>
        <w:t>two kinds of networks</w:t>
      </w:r>
      <w:r w:rsidR="007F1691" w:rsidRPr="006A79EC">
        <w:rPr>
          <w:rFonts w:ascii="Times New Roman" w:hAnsi="Times New Roman" w:cs="Times New Roman"/>
        </w:rPr>
        <w:t>:</w:t>
      </w:r>
      <w:r w:rsidRPr="006A79EC">
        <w:rPr>
          <w:rFonts w:ascii="Times New Roman" w:hAnsi="Times New Roman" w:cs="Times New Roman"/>
        </w:rPr>
        <w:t xml:space="preserve"> </w:t>
      </w:r>
      <w:r w:rsidR="0038772B" w:rsidRPr="006A79EC">
        <w:rPr>
          <w:rFonts w:ascii="Times New Roman" w:hAnsi="Times New Roman" w:cs="Times New Roman"/>
        </w:rPr>
        <w:t xml:space="preserve">the </w:t>
      </w:r>
      <w:r w:rsidR="000D520A" w:rsidRPr="006A79EC">
        <w:rPr>
          <w:rFonts w:ascii="Times New Roman" w:hAnsi="Times New Roman" w:cs="Times New Roman"/>
        </w:rPr>
        <w:t xml:space="preserve">wiki </w:t>
      </w:r>
      <w:proofErr w:type="spellStart"/>
      <w:r w:rsidR="0038772B" w:rsidRPr="006A79EC">
        <w:rPr>
          <w:rFonts w:ascii="Times New Roman" w:hAnsi="Times New Roman" w:cs="Times New Roman"/>
        </w:rPr>
        <w:t>PeSO</w:t>
      </w:r>
      <w:proofErr w:type="spellEnd"/>
      <w:r w:rsidR="0038772B" w:rsidRPr="006A79EC">
        <w:rPr>
          <w:rFonts w:ascii="Times New Roman" w:hAnsi="Times New Roman" w:cs="Times New Roman"/>
        </w:rPr>
        <w:t xml:space="preserve"> course </w:t>
      </w:r>
      <w:r w:rsidRPr="006A79EC">
        <w:rPr>
          <w:rFonts w:ascii="Times New Roman" w:hAnsi="Times New Roman" w:cs="Times New Roman"/>
        </w:rPr>
        <w:t>and an agent</w:t>
      </w:r>
      <w:r w:rsidR="003A07E3" w:rsidRPr="006A79EC">
        <w:rPr>
          <w:rFonts w:ascii="Times New Roman" w:hAnsi="Times New Roman" w:cs="Times New Roman"/>
        </w:rPr>
        <w:t>-</w:t>
      </w:r>
      <w:r w:rsidRPr="006A79EC">
        <w:rPr>
          <w:rFonts w:ascii="Times New Roman" w:hAnsi="Times New Roman" w:cs="Times New Roman"/>
        </w:rPr>
        <w:t>based model. Limitation</w:t>
      </w:r>
      <w:r w:rsidR="003A07E3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</w:t>
      </w:r>
      <w:r w:rsidR="003A07E3" w:rsidRPr="006A79EC">
        <w:rPr>
          <w:rFonts w:ascii="Times New Roman" w:hAnsi="Times New Roman" w:cs="Times New Roman"/>
        </w:rPr>
        <w:t xml:space="preserve">due to the </w:t>
      </w:r>
      <w:r w:rsidRPr="006A79EC">
        <w:rPr>
          <w:rFonts w:ascii="Times New Roman" w:hAnsi="Times New Roman" w:cs="Times New Roman"/>
        </w:rPr>
        <w:t xml:space="preserve">number of computations and complexity appear </w:t>
      </w:r>
      <w:r w:rsidR="007F1691" w:rsidRPr="006A79EC">
        <w:rPr>
          <w:rFonts w:ascii="Times New Roman" w:hAnsi="Times New Roman" w:cs="Times New Roman"/>
        </w:rPr>
        <w:t xml:space="preserve">when there is </w:t>
      </w:r>
      <w:r w:rsidR="003A07E3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high order of magnitude of agents</w:t>
      </w:r>
      <w:r w:rsidR="003A07E3" w:rsidRPr="006A79EC">
        <w:rPr>
          <w:rFonts w:ascii="Times New Roman" w:hAnsi="Times New Roman" w:cs="Times New Roman"/>
        </w:rPr>
        <w:t xml:space="preserve">; </w:t>
      </w:r>
      <w:r w:rsidRPr="006A79EC">
        <w:rPr>
          <w:rFonts w:ascii="Times New Roman" w:hAnsi="Times New Roman" w:cs="Times New Roman"/>
        </w:rPr>
        <w:t xml:space="preserve">due to </w:t>
      </w:r>
      <w:r w:rsidR="007F1691" w:rsidRPr="006A79EC">
        <w:rPr>
          <w:rFonts w:ascii="Times New Roman" w:hAnsi="Times New Roman" w:cs="Times New Roman"/>
        </w:rPr>
        <w:t xml:space="preserve">such </w:t>
      </w:r>
      <w:r w:rsidRPr="006A79EC">
        <w:rPr>
          <w:rFonts w:ascii="Times New Roman" w:hAnsi="Times New Roman" w:cs="Times New Roman"/>
        </w:rPr>
        <w:t>limitations, it was not possible to study networks with more than 10</w:t>
      </w:r>
      <w:r w:rsidRPr="006A79EC">
        <w:rPr>
          <w:rFonts w:ascii="Times New Roman" w:hAnsi="Times New Roman" w:cs="Times New Roman"/>
          <w:vertAlign w:val="superscript"/>
        </w:rPr>
        <w:t>3</w:t>
      </w:r>
      <w:r w:rsidRPr="006A79EC">
        <w:rPr>
          <w:rFonts w:ascii="Times New Roman" w:hAnsi="Times New Roman" w:cs="Times New Roman"/>
        </w:rPr>
        <w:t xml:space="preserve"> agents. </w:t>
      </w:r>
    </w:p>
    <w:p w14:paraId="7C7351BD" w14:textId="3480D564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Practical implications</w:t>
      </w:r>
      <w:r w:rsid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eastAsia="Times New Roman"/>
          <w:sz w:val="24"/>
        </w:rPr>
        <w:t>—</w:t>
      </w:r>
      <w:r w:rsidR="006A79EC">
        <w:rPr>
          <w:rFonts w:eastAsia="Times New Roman"/>
          <w:sz w:val="24"/>
        </w:rPr>
        <w:t xml:space="preserve"> </w:t>
      </w:r>
      <w:r w:rsidR="00165759" w:rsidRPr="006A79EC">
        <w:rPr>
          <w:rFonts w:ascii="Times New Roman" w:hAnsi="Times New Roman" w:cs="Times New Roman"/>
        </w:rPr>
        <w:t>B</w:t>
      </w:r>
      <w:r w:rsidRPr="006A79EC">
        <w:rPr>
          <w:rFonts w:ascii="Times New Roman" w:hAnsi="Times New Roman" w:cs="Times New Roman"/>
        </w:rPr>
        <w:t xml:space="preserve">etter understanding can allow </w:t>
      </w:r>
      <w:r w:rsidR="00165759" w:rsidRPr="006A79EC">
        <w:rPr>
          <w:rFonts w:ascii="Times New Roman" w:hAnsi="Times New Roman" w:cs="Times New Roman"/>
        </w:rPr>
        <w:t xml:space="preserve">for the </w:t>
      </w:r>
      <w:r w:rsidRPr="006A79EC">
        <w:rPr>
          <w:rFonts w:ascii="Times New Roman" w:hAnsi="Times New Roman" w:cs="Times New Roman"/>
        </w:rPr>
        <w:t>measure</w:t>
      </w:r>
      <w:r w:rsidR="00165759" w:rsidRPr="006A79EC">
        <w:rPr>
          <w:rFonts w:ascii="Times New Roman" w:hAnsi="Times New Roman" w:cs="Times New Roman"/>
        </w:rPr>
        <w:t>ment</w:t>
      </w:r>
      <w:r w:rsidRPr="006A79EC">
        <w:rPr>
          <w:rFonts w:ascii="Times New Roman" w:hAnsi="Times New Roman" w:cs="Times New Roman"/>
        </w:rPr>
        <w:t xml:space="preserve"> and design </w:t>
      </w:r>
      <w:r w:rsidR="00165759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>systems based on collective intelligence.</w:t>
      </w:r>
    </w:p>
    <w:p w14:paraId="63E810B4" w14:textId="7404B3C3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Social implications</w:t>
      </w:r>
      <w:r w:rsidR="006A79EC">
        <w:rPr>
          <w:rFonts w:eastAsia="Times New Roman"/>
          <w:sz w:val="24"/>
        </w:rPr>
        <w:t xml:space="preserve"> </w:t>
      </w:r>
      <w:r w:rsidR="006A79EC" w:rsidRPr="006A79EC">
        <w:rPr>
          <w:rFonts w:eastAsia="Times New Roman"/>
          <w:sz w:val="24"/>
        </w:rPr>
        <w:t>—</w:t>
      </w:r>
      <w:r w:rsidR="006A79EC">
        <w:rPr>
          <w:rFonts w:eastAsia="Times New Roman"/>
          <w:sz w:val="24"/>
        </w:rPr>
        <w:t xml:space="preserve"> </w:t>
      </w:r>
      <w:r w:rsidRPr="006A79EC">
        <w:rPr>
          <w:rFonts w:ascii="Times New Roman" w:hAnsi="Times New Roman" w:cs="Times New Roman"/>
        </w:rPr>
        <w:t xml:space="preserve">In the context of higher education systems, </w:t>
      </w:r>
      <w:r w:rsidR="007F1691" w:rsidRPr="006A79EC">
        <w:rPr>
          <w:rFonts w:ascii="Times New Roman" w:hAnsi="Times New Roman" w:cs="Times New Roman"/>
        </w:rPr>
        <w:t xml:space="preserve">the question remains of </w:t>
      </w:r>
      <w:r w:rsidRPr="006A79EC">
        <w:rPr>
          <w:rFonts w:ascii="Times New Roman" w:hAnsi="Times New Roman" w:cs="Times New Roman"/>
        </w:rPr>
        <w:t xml:space="preserve">how to design teaching methodologies to develop collective thinking. </w:t>
      </w:r>
    </w:p>
    <w:p w14:paraId="18429055" w14:textId="367B9CBB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Originality/value</w:t>
      </w:r>
      <w:r w:rsidR="006A79EC">
        <w:rPr>
          <w:rFonts w:ascii="Times New Roman" w:hAnsi="Times New Roman" w:cs="Times New Roman"/>
          <w:b/>
        </w:rPr>
        <w:t xml:space="preserve"> </w:t>
      </w:r>
      <w:r w:rsidR="006A79EC" w:rsidRPr="006A79EC">
        <w:rPr>
          <w:rFonts w:eastAsia="Times New Roman"/>
          <w:sz w:val="24"/>
        </w:rPr>
        <w:t>—</w:t>
      </w:r>
      <w:r w:rsidR="006A79EC">
        <w:rPr>
          <w:rFonts w:eastAsia="Times New Roman"/>
          <w:sz w:val="24"/>
        </w:rPr>
        <w:t xml:space="preserve"> </w:t>
      </w:r>
      <w:r w:rsidRPr="006A79EC">
        <w:rPr>
          <w:rFonts w:ascii="Times New Roman" w:hAnsi="Times New Roman" w:cs="Times New Roman"/>
        </w:rPr>
        <w:t xml:space="preserve">The results show how collective intelligence </w:t>
      </w:r>
      <w:r w:rsidR="00165759" w:rsidRPr="006A79EC">
        <w:rPr>
          <w:rFonts w:ascii="Times New Roman" w:hAnsi="Times New Roman" w:cs="Times New Roman"/>
        </w:rPr>
        <w:t xml:space="preserve">emerges </w:t>
      </w:r>
      <w:r w:rsidRPr="006A79EC">
        <w:rPr>
          <w:rFonts w:ascii="Times New Roman" w:hAnsi="Times New Roman" w:cs="Times New Roman"/>
        </w:rPr>
        <w:t>from cumulative dynamics.</w:t>
      </w:r>
    </w:p>
    <w:p w14:paraId="510D68E7" w14:textId="77777777" w:rsidR="006A79EC" w:rsidRDefault="006A79EC" w:rsidP="00FA6E49">
      <w:pPr>
        <w:jc w:val="both"/>
        <w:rPr>
          <w:rFonts w:ascii="Times New Roman" w:hAnsi="Times New Roman" w:cs="Times New Roman"/>
          <w:b/>
        </w:rPr>
      </w:pPr>
    </w:p>
    <w:p w14:paraId="59DEBC7D" w14:textId="26C89984" w:rsidR="0067633B" w:rsidRPr="006A79EC" w:rsidRDefault="0079634F" w:rsidP="00FA6E49">
      <w:pPr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Keywords</w:t>
      </w:r>
      <w:r w:rsidR="006A79EC">
        <w:rPr>
          <w:rFonts w:ascii="Times New Roman" w:hAnsi="Times New Roman" w:cs="Times New Roman"/>
          <w:b/>
        </w:rPr>
        <w:t xml:space="preserve"> </w:t>
      </w:r>
      <w:r w:rsidRPr="006A79EC">
        <w:rPr>
          <w:rFonts w:ascii="Times New Roman" w:hAnsi="Times New Roman" w:cs="Times New Roman"/>
        </w:rPr>
        <w:t>Knowledge management</w:t>
      </w:r>
      <w:r w:rsidR="007F1691" w:rsidRPr="006A79EC">
        <w:rPr>
          <w:rFonts w:ascii="Times New Roman" w:hAnsi="Times New Roman" w:cs="Times New Roman"/>
        </w:rPr>
        <w:t>;</w:t>
      </w:r>
      <w:r w:rsidRPr="006A79EC">
        <w:rPr>
          <w:rFonts w:ascii="Times New Roman" w:hAnsi="Times New Roman" w:cs="Times New Roman"/>
        </w:rPr>
        <w:t xml:space="preserve"> Collective </w:t>
      </w:r>
      <w:r w:rsidR="00165759" w:rsidRPr="006A79EC">
        <w:rPr>
          <w:rFonts w:ascii="Times New Roman" w:hAnsi="Times New Roman" w:cs="Times New Roman"/>
        </w:rPr>
        <w:t>intelligence</w:t>
      </w:r>
      <w:r w:rsidRPr="006A79EC">
        <w:rPr>
          <w:rFonts w:ascii="Times New Roman" w:hAnsi="Times New Roman" w:cs="Times New Roman"/>
        </w:rPr>
        <w:t>; Agent</w:t>
      </w:r>
      <w:r w:rsidR="00165759" w:rsidRPr="006A79EC">
        <w:rPr>
          <w:rFonts w:ascii="Times New Roman" w:hAnsi="Times New Roman" w:cs="Times New Roman"/>
        </w:rPr>
        <w:t>-</w:t>
      </w:r>
      <w:r w:rsidRPr="006A79EC">
        <w:rPr>
          <w:rFonts w:ascii="Times New Roman" w:hAnsi="Times New Roman" w:cs="Times New Roman"/>
        </w:rPr>
        <w:t>based models</w:t>
      </w:r>
      <w:r w:rsidR="00165759" w:rsidRPr="006A79EC">
        <w:rPr>
          <w:rFonts w:ascii="Times New Roman" w:hAnsi="Times New Roman" w:cs="Times New Roman"/>
        </w:rPr>
        <w:t>;</w:t>
      </w:r>
      <w:r w:rsidRPr="006A79EC">
        <w:rPr>
          <w:rFonts w:ascii="Times New Roman" w:hAnsi="Times New Roman" w:cs="Times New Roman"/>
        </w:rPr>
        <w:t xml:space="preserve"> Networks science.</w:t>
      </w:r>
    </w:p>
    <w:p w14:paraId="274627E3" w14:textId="3C81D929" w:rsidR="006A79EC" w:rsidRDefault="006A79EC" w:rsidP="00FA6E49">
      <w:pPr>
        <w:jc w:val="both"/>
        <w:rPr>
          <w:rFonts w:ascii="Times New Roman" w:hAnsi="Times New Roman" w:cs="Times New Roman"/>
          <w:szCs w:val="22"/>
        </w:rPr>
      </w:pPr>
      <w:bookmarkStart w:id="0" w:name="h.68bt3p5fphap"/>
      <w:bookmarkEnd w:id="0"/>
      <w:r w:rsidRPr="006A79EC">
        <w:rPr>
          <w:rFonts w:ascii="Times New Roman" w:hAnsi="Times New Roman" w:cs="Times New Roman"/>
          <w:b/>
          <w:szCs w:val="22"/>
        </w:rPr>
        <w:t xml:space="preserve">Article Classification: </w:t>
      </w:r>
      <w:r w:rsidRPr="006A79EC">
        <w:rPr>
          <w:rFonts w:ascii="Times New Roman" w:hAnsi="Times New Roman" w:cs="Times New Roman"/>
          <w:szCs w:val="22"/>
        </w:rPr>
        <w:t>Research paper</w:t>
      </w:r>
    </w:p>
    <w:p w14:paraId="5C74D5D5" w14:textId="77777777" w:rsidR="006A79EC" w:rsidRPr="006A79EC" w:rsidRDefault="006A79EC" w:rsidP="006A79EC">
      <w:pPr>
        <w:rPr>
          <w:rFonts w:ascii="Times New Roman" w:hAnsi="Times New Roman" w:cs="Times New Roman"/>
          <w:b/>
          <w:sz w:val="32"/>
          <w:szCs w:val="32"/>
        </w:rPr>
      </w:pPr>
    </w:p>
    <w:p w14:paraId="50F1F1E2" w14:textId="77777777" w:rsidR="0067633B" w:rsidRPr="006A79EC" w:rsidRDefault="0079634F" w:rsidP="006A79EC">
      <w:pPr>
        <w:pStyle w:val="Heading1"/>
        <w:spacing w:before="0" w:line="276" w:lineRule="auto"/>
        <w:contextualSpacing w:val="0"/>
        <w:jc w:val="both"/>
        <w:rPr>
          <w:rFonts w:ascii="Times New Roman" w:hAnsi="Times New Roman" w:cs="Times New Roman"/>
          <w:b/>
          <w:szCs w:val="32"/>
        </w:rPr>
      </w:pPr>
      <w:r w:rsidRPr="006A79EC">
        <w:rPr>
          <w:rFonts w:ascii="Times New Roman" w:hAnsi="Times New Roman" w:cs="Times New Roman"/>
          <w:b/>
          <w:szCs w:val="32"/>
        </w:rPr>
        <w:t>Introduction</w:t>
      </w:r>
    </w:p>
    <w:p w14:paraId="6CD94936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6DA7BD9" w14:textId="1CC4B1D7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production of knowledge in contemporary societies has </w:t>
      </w:r>
      <w:r w:rsidR="00B457AD" w:rsidRPr="006A79EC">
        <w:rPr>
          <w:rFonts w:ascii="Times New Roman" w:hAnsi="Times New Roman" w:cs="Times New Roman"/>
        </w:rPr>
        <w:t xml:space="preserve">experienced </w:t>
      </w:r>
      <w:r w:rsidRPr="006A79EC">
        <w:rPr>
          <w:rFonts w:ascii="Times New Roman" w:hAnsi="Times New Roman" w:cs="Times New Roman"/>
        </w:rPr>
        <w:t xml:space="preserve">a phase </w:t>
      </w:r>
      <w:r w:rsidR="00B457AD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 xml:space="preserve">transition </w:t>
      </w:r>
      <w:r w:rsidR="007F1691" w:rsidRPr="006A79EC">
        <w:rPr>
          <w:rFonts w:ascii="Times New Roman" w:hAnsi="Times New Roman" w:cs="Times New Roman"/>
        </w:rPr>
        <w:t xml:space="preserve">away </w:t>
      </w:r>
      <w:r w:rsidR="00B457AD" w:rsidRPr="006A79EC">
        <w:rPr>
          <w:rFonts w:ascii="Times New Roman" w:hAnsi="Times New Roman" w:cs="Times New Roman"/>
        </w:rPr>
        <w:t xml:space="preserve">from </w:t>
      </w:r>
      <w:r w:rsidRPr="006A79EC">
        <w:rPr>
          <w:rFonts w:ascii="Times New Roman" w:hAnsi="Times New Roman" w:cs="Times New Roman"/>
        </w:rPr>
        <w:t xml:space="preserve">individualism </w:t>
      </w:r>
      <w:r w:rsidR="00B457AD" w:rsidRPr="006A79EC">
        <w:rPr>
          <w:rFonts w:ascii="Times New Roman" w:hAnsi="Times New Roman" w:cs="Times New Roman"/>
        </w:rPr>
        <w:t xml:space="preserve">towards </w:t>
      </w:r>
      <w:r w:rsidRPr="006A79EC">
        <w:rPr>
          <w:rFonts w:ascii="Times New Roman" w:hAnsi="Times New Roman" w:cs="Times New Roman"/>
        </w:rPr>
        <w:t>collectivism. For instance, the science of past centuries was characterized by eponymy</w:t>
      </w:r>
      <w:r w:rsidR="00945BCF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748538494"/>
          <w:citation/>
        </w:sdtPr>
        <w:sdtContent>
          <w:r w:rsidR="00513A85" w:rsidRPr="006A79EC">
            <w:rPr>
              <w:rFonts w:ascii="Times New Roman" w:hAnsi="Times New Roman" w:cs="Times New Roman"/>
            </w:rPr>
            <w:fldChar w:fldCharType="begin"/>
          </w:r>
          <w:r w:rsidR="00513A85" w:rsidRPr="006A79EC">
            <w:rPr>
              <w:rFonts w:ascii="Times New Roman" w:hAnsi="Times New Roman" w:cs="Times New Roman"/>
            </w:rPr>
            <w:instrText xml:space="preserve"> CITATION Mer68 \l 1033 </w:instrText>
          </w:r>
          <w:r w:rsidR="00513A85" w:rsidRPr="006A79EC">
            <w:rPr>
              <w:rFonts w:ascii="Times New Roman" w:hAnsi="Times New Roman" w:cs="Times New Roman"/>
            </w:rPr>
            <w:fldChar w:fldCharType="separate"/>
          </w:r>
          <w:r w:rsidR="00513A85" w:rsidRPr="006A79EC">
            <w:rPr>
              <w:rFonts w:ascii="Times New Roman" w:hAnsi="Times New Roman" w:cs="Times New Roman"/>
              <w:noProof/>
            </w:rPr>
            <w:t>(Merton 1968)</w:t>
          </w:r>
          <w:r w:rsidR="00513A85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Pr="006A79EC">
        <w:rPr>
          <w:rFonts w:ascii="Times New Roman" w:hAnsi="Times New Roman" w:cs="Times New Roman"/>
        </w:rPr>
        <w:t xml:space="preserve"> 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 xml:space="preserve">merton1968matthew}, </w:t>
      </w:r>
      <w:r w:rsidR="0038772B" w:rsidRPr="006A79EC">
        <w:rPr>
          <w:rFonts w:ascii="Times New Roman" w:hAnsi="Times New Roman" w:cs="Times New Roman"/>
        </w:rPr>
        <w:t>a situation that brought about some famous</w:t>
      </w:r>
      <w:r w:rsidRPr="006A79EC">
        <w:rPr>
          <w:rFonts w:ascii="Times New Roman" w:hAnsi="Times New Roman" w:cs="Times New Roman"/>
        </w:rPr>
        <w:t xml:space="preserve"> first author disputes: Newton v</w:t>
      </w:r>
      <w:r w:rsidR="00B457AD" w:rsidRPr="006A79EC">
        <w:rPr>
          <w:rFonts w:ascii="Times New Roman" w:hAnsi="Times New Roman" w:cs="Times New Roman"/>
        </w:rPr>
        <w:t>ersu</w:t>
      </w:r>
      <w:r w:rsidRPr="006A79EC">
        <w:rPr>
          <w:rFonts w:ascii="Times New Roman" w:hAnsi="Times New Roman" w:cs="Times New Roman"/>
        </w:rPr>
        <w:t xml:space="preserve">s Leibnitz </w:t>
      </w:r>
      <w:r w:rsidR="00B457AD" w:rsidRPr="006A79EC">
        <w:rPr>
          <w:rFonts w:ascii="Times New Roman" w:hAnsi="Times New Roman" w:cs="Times New Roman"/>
        </w:rPr>
        <w:t xml:space="preserve">on </w:t>
      </w:r>
      <w:r w:rsidRPr="006A79EC">
        <w:rPr>
          <w:rFonts w:ascii="Times New Roman" w:hAnsi="Times New Roman" w:cs="Times New Roman"/>
        </w:rPr>
        <w:t xml:space="preserve">differential equations or Darwin </w:t>
      </w:r>
      <w:r w:rsidR="00B457AD" w:rsidRPr="006A79EC">
        <w:rPr>
          <w:rFonts w:ascii="Times New Roman" w:hAnsi="Times New Roman" w:cs="Times New Roman"/>
        </w:rPr>
        <w:t xml:space="preserve">versus </w:t>
      </w:r>
      <w:r w:rsidRPr="006A79EC">
        <w:rPr>
          <w:rFonts w:ascii="Times New Roman" w:hAnsi="Times New Roman" w:cs="Times New Roman"/>
        </w:rPr>
        <w:t xml:space="preserve">Wallace </w:t>
      </w:r>
      <w:r w:rsidR="00B457AD" w:rsidRPr="006A79EC">
        <w:rPr>
          <w:rFonts w:ascii="Times New Roman" w:hAnsi="Times New Roman" w:cs="Times New Roman"/>
        </w:rPr>
        <w:t>on</w:t>
      </w:r>
      <w:r w:rsidRPr="006A79EC">
        <w:rPr>
          <w:rFonts w:ascii="Times New Roman" w:hAnsi="Times New Roman" w:cs="Times New Roman"/>
        </w:rPr>
        <w:t xml:space="preserve"> evolutionary theory. In these cases, discussions about the first author </w:t>
      </w:r>
      <w:r w:rsidR="00B457AD" w:rsidRPr="006A79EC">
        <w:rPr>
          <w:rFonts w:ascii="Times New Roman" w:hAnsi="Times New Roman" w:cs="Times New Roman"/>
        </w:rPr>
        <w:t xml:space="preserve">were </w:t>
      </w:r>
      <w:r w:rsidRPr="006A79EC">
        <w:rPr>
          <w:rFonts w:ascii="Times New Roman" w:hAnsi="Times New Roman" w:cs="Times New Roman"/>
        </w:rPr>
        <w:t xml:space="preserve">open. </w:t>
      </w:r>
      <w:r w:rsidR="00FC0A4D" w:rsidRPr="006A79EC">
        <w:rPr>
          <w:rFonts w:ascii="Times New Roman" w:hAnsi="Times New Roman" w:cs="Times New Roman"/>
        </w:rPr>
        <w:t xml:space="preserve"> Today, however, the acknowledge of a scientist as an individual is not so important </w:t>
      </w:r>
    </w:p>
    <w:p w14:paraId="66CE2EF0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0EEB97BD" w14:textId="0F97112F" w:rsidR="0067633B" w:rsidRPr="006A79EC" w:rsidRDefault="00B457AD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Internet has allowed </w:t>
      </w:r>
      <w:r w:rsidRPr="006A79EC">
        <w:rPr>
          <w:rFonts w:ascii="Times New Roman" w:hAnsi="Times New Roman" w:cs="Times New Roman"/>
        </w:rPr>
        <w:t xml:space="preserve">for new </w:t>
      </w:r>
      <w:r w:rsidR="0079634F" w:rsidRPr="006A79EC">
        <w:rPr>
          <w:rFonts w:ascii="Times New Roman" w:hAnsi="Times New Roman" w:cs="Times New Roman"/>
        </w:rPr>
        <w:t>forms of social interaction and organization</w:t>
      </w:r>
      <w:r w:rsidRPr="006A79EC">
        <w:rPr>
          <w:rFonts w:ascii="Times New Roman" w:hAnsi="Times New Roman" w:cs="Times New Roman"/>
        </w:rPr>
        <w:t>. Within this context,</w:t>
      </w:r>
      <w:r w:rsidR="0079634F" w:rsidRPr="006A79EC">
        <w:rPr>
          <w:rFonts w:ascii="Times New Roman" w:hAnsi="Times New Roman" w:cs="Times New Roman"/>
        </w:rPr>
        <w:t xml:space="preserve"> the aim of this paper is to understand new forms of knowledge production. In the new socio-technical system, ideas flow and interchanges grow over time </w:t>
      </w:r>
      <w:r w:rsidRPr="006A79EC">
        <w:rPr>
          <w:rFonts w:ascii="Times New Roman" w:hAnsi="Times New Roman" w:cs="Times New Roman"/>
        </w:rPr>
        <w:t xml:space="preserve">in a way that </w:t>
      </w:r>
      <w:r w:rsidR="00A0173E" w:rsidRPr="006A79EC">
        <w:rPr>
          <w:rFonts w:ascii="Times New Roman" w:hAnsi="Times New Roman" w:cs="Times New Roman"/>
        </w:rPr>
        <w:t>h</w:t>
      </w:r>
      <w:r w:rsidRPr="006A79EC">
        <w:rPr>
          <w:rFonts w:ascii="Times New Roman" w:hAnsi="Times New Roman" w:cs="Times New Roman"/>
        </w:rPr>
        <w:t>as</w:t>
      </w:r>
      <w:r w:rsidR="0079634F" w:rsidRPr="006A79EC">
        <w:rPr>
          <w:rFonts w:ascii="Times New Roman" w:hAnsi="Times New Roman" w:cs="Times New Roman"/>
        </w:rPr>
        <w:t xml:space="preserve"> not </w:t>
      </w:r>
      <w:r w:rsidR="00A0173E" w:rsidRPr="006A79EC">
        <w:rPr>
          <w:rFonts w:ascii="Times New Roman" w:hAnsi="Times New Roman" w:cs="Times New Roman"/>
        </w:rPr>
        <w:t xml:space="preserve">been </w:t>
      </w:r>
      <w:r w:rsidR="0079634F" w:rsidRPr="006A79EC">
        <w:rPr>
          <w:rFonts w:ascii="Times New Roman" w:hAnsi="Times New Roman" w:cs="Times New Roman"/>
        </w:rPr>
        <w:t xml:space="preserve">seen before. </w:t>
      </w:r>
      <w:r w:rsidRPr="006A79EC">
        <w:rPr>
          <w:rFonts w:ascii="Times New Roman" w:hAnsi="Times New Roman" w:cs="Times New Roman"/>
        </w:rPr>
        <w:t xml:space="preserve">Along with this expansion </w:t>
      </w:r>
      <w:r w:rsidR="00597D2A" w:rsidRPr="006A79EC">
        <w:rPr>
          <w:rFonts w:ascii="Times New Roman" w:hAnsi="Times New Roman" w:cs="Times New Roman"/>
        </w:rPr>
        <w:t>have come constant questions</w:t>
      </w:r>
      <w:r w:rsidR="0079634F" w:rsidRPr="006A79EC">
        <w:rPr>
          <w:rFonts w:ascii="Times New Roman" w:hAnsi="Times New Roman" w:cs="Times New Roman"/>
        </w:rPr>
        <w:t xml:space="preserve"> about plagiarism and other </w:t>
      </w:r>
      <w:r w:rsidRPr="006A79EC">
        <w:rPr>
          <w:rFonts w:ascii="Times New Roman" w:hAnsi="Times New Roman" w:cs="Times New Roman"/>
        </w:rPr>
        <w:t xml:space="preserve">forms of </w:t>
      </w:r>
      <w:r w:rsidR="0079634F" w:rsidRPr="006A79EC">
        <w:rPr>
          <w:rFonts w:ascii="Times New Roman" w:hAnsi="Times New Roman" w:cs="Times New Roman"/>
        </w:rPr>
        <w:t xml:space="preserve">misconduct </w:t>
      </w:r>
      <w:r w:rsidR="0079634F" w:rsidRPr="006A79EC">
        <w:rPr>
          <w:rFonts w:ascii="Times New Roman" w:hAnsi="Times New Roman" w:cs="Times New Roman"/>
        </w:rPr>
        <w:lastRenderedPageBreak/>
        <w:t xml:space="preserve">(although we do not develop </w:t>
      </w:r>
      <w:r w:rsidRPr="006A79EC">
        <w:rPr>
          <w:rFonts w:ascii="Times New Roman" w:hAnsi="Times New Roman" w:cs="Times New Roman"/>
        </w:rPr>
        <w:t xml:space="preserve">on this </w:t>
      </w:r>
      <w:r w:rsidR="0079634F" w:rsidRPr="006A79EC">
        <w:rPr>
          <w:rFonts w:ascii="Times New Roman" w:hAnsi="Times New Roman" w:cs="Times New Roman"/>
        </w:rPr>
        <w:t xml:space="preserve">topic here). Furthermore, collective behavior on the </w:t>
      </w:r>
      <w:r w:rsidRPr="006A79EC">
        <w:rPr>
          <w:rFonts w:ascii="Times New Roman" w:hAnsi="Times New Roman" w:cs="Times New Roman"/>
        </w:rPr>
        <w:t>I</w:t>
      </w:r>
      <w:r w:rsidR="0079634F" w:rsidRPr="006A79EC">
        <w:rPr>
          <w:rFonts w:ascii="Times New Roman" w:hAnsi="Times New Roman" w:cs="Times New Roman"/>
        </w:rPr>
        <w:t xml:space="preserve">nternet has given rise to projects such as Wikipedia, the most complete encyclopedia </w:t>
      </w:r>
      <w:r w:rsidRPr="006A79EC">
        <w:rPr>
          <w:rFonts w:ascii="Times New Roman" w:hAnsi="Times New Roman" w:cs="Times New Roman"/>
        </w:rPr>
        <w:t xml:space="preserve">in </w:t>
      </w:r>
      <w:r w:rsidR="00597D2A" w:rsidRPr="006A79EC">
        <w:rPr>
          <w:rFonts w:ascii="Times New Roman" w:hAnsi="Times New Roman" w:cs="Times New Roman"/>
        </w:rPr>
        <w:t>existence which</w:t>
      </w:r>
      <w:r w:rsidRPr="006A79EC">
        <w:rPr>
          <w:rFonts w:ascii="Times New Roman" w:hAnsi="Times New Roman" w:cs="Times New Roman"/>
        </w:rPr>
        <w:t xml:space="preserve"> was </w:t>
      </w:r>
      <w:r w:rsidR="0079634F" w:rsidRPr="006A79EC">
        <w:rPr>
          <w:rFonts w:ascii="Times New Roman" w:hAnsi="Times New Roman" w:cs="Times New Roman"/>
        </w:rPr>
        <w:t>collectively developed</w:t>
      </w:r>
      <w:r w:rsidRPr="006A79EC">
        <w:rPr>
          <w:rFonts w:ascii="Times New Roman" w:hAnsi="Times New Roman" w:cs="Times New Roman"/>
        </w:rPr>
        <w:t xml:space="preserve">, </w:t>
      </w:r>
      <w:r w:rsidR="00497096" w:rsidRPr="006A79EC">
        <w:rPr>
          <w:rFonts w:ascii="Times New Roman" w:hAnsi="Times New Roman" w:cs="Times New Roman"/>
        </w:rPr>
        <w:t xml:space="preserve">and </w:t>
      </w:r>
      <w:r w:rsidRPr="006A79EC">
        <w:rPr>
          <w:rFonts w:ascii="Times New Roman" w:hAnsi="Times New Roman" w:cs="Times New Roman"/>
        </w:rPr>
        <w:t>c</w:t>
      </w:r>
      <w:r w:rsidR="0079634F" w:rsidRPr="006A79EC">
        <w:rPr>
          <w:rFonts w:ascii="Times New Roman" w:hAnsi="Times New Roman" w:cs="Times New Roman"/>
        </w:rPr>
        <w:t>rowdsourcing</w:t>
      </w:r>
      <w:r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where many ideas from many participants are organized together to solve complex problems. </w:t>
      </w:r>
      <w:r w:rsidRPr="006A79EC">
        <w:rPr>
          <w:rFonts w:ascii="Times New Roman" w:hAnsi="Times New Roman" w:cs="Times New Roman"/>
        </w:rPr>
        <w:t xml:space="preserve">Such examples </w:t>
      </w:r>
      <w:r w:rsidR="0079634F" w:rsidRPr="006A79EC">
        <w:rPr>
          <w:rFonts w:ascii="Times New Roman" w:hAnsi="Times New Roman" w:cs="Times New Roman"/>
        </w:rPr>
        <w:t xml:space="preserve">show how </w:t>
      </w:r>
      <w:r w:rsidR="00497096" w:rsidRPr="006A79EC">
        <w:rPr>
          <w:rFonts w:ascii="Times New Roman" w:hAnsi="Times New Roman" w:cs="Times New Roman"/>
        </w:rPr>
        <w:t xml:space="preserve">alternative </w:t>
      </w:r>
      <w:r w:rsidR="0079634F" w:rsidRPr="006A79EC">
        <w:rPr>
          <w:rFonts w:ascii="Times New Roman" w:hAnsi="Times New Roman" w:cs="Times New Roman"/>
        </w:rPr>
        <w:t xml:space="preserve">forms of organization around knowledge </w:t>
      </w:r>
      <w:r w:rsidRPr="006A79EC">
        <w:rPr>
          <w:rFonts w:ascii="Times New Roman" w:hAnsi="Times New Roman" w:cs="Times New Roman"/>
        </w:rPr>
        <w:t xml:space="preserve">may </w:t>
      </w:r>
      <w:r w:rsidR="0079634F" w:rsidRPr="006A79EC">
        <w:rPr>
          <w:rFonts w:ascii="Times New Roman" w:hAnsi="Times New Roman" w:cs="Times New Roman"/>
        </w:rPr>
        <w:t>appear. In th</w:t>
      </w:r>
      <w:r w:rsidRPr="006A79EC">
        <w:rPr>
          <w:rFonts w:ascii="Times New Roman" w:hAnsi="Times New Roman" w:cs="Times New Roman"/>
        </w:rPr>
        <w:t>ese</w:t>
      </w:r>
      <w:r w:rsidR="0079634F" w:rsidRPr="006A79EC">
        <w:rPr>
          <w:rFonts w:ascii="Times New Roman" w:hAnsi="Times New Roman" w:cs="Times New Roman"/>
        </w:rPr>
        <w:t xml:space="preserve"> new </w:t>
      </w:r>
      <w:r w:rsidRPr="006A79EC">
        <w:rPr>
          <w:rFonts w:ascii="Times New Roman" w:hAnsi="Times New Roman" w:cs="Times New Roman"/>
        </w:rPr>
        <w:t xml:space="preserve">forms of </w:t>
      </w:r>
      <w:r w:rsidR="0079634F" w:rsidRPr="006A79EC">
        <w:rPr>
          <w:rFonts w:ascii="Times New Roman" w:hAnsi="Times New Roman" w:cs="Times New Roman"/>
        </w:rPr>
        <w:t>organization, interactions and interchanges grow, and the probability of new outcomes emerges.</w:t>
      </w:r>
    </w:p>
    <w:p w14:paraId="7F28EC5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000F9FC" w14:textId="7E13BFEB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In this paper, we study collective intelligence through two complementary approaches. On the one hand, </w:t>
      </w:r>
      <w:r w:rsidR="00B457AD" w:rsidRPr="006A79EC">
        <w:rPr>
          <w:rFonts w:ascii="Times New Roman" w:hAnsi="Times New Roman" w:cs="Times New Roman"/>
        </w:rPr>
        <w:t xml:space="preserve">we </w:t>
      </w:r>
      <w:r w:rsidRPr="006A79EC">
        <w:rPr>
          <w:rFonts w:ascii="Times New Roman" w:hAnsi="Times New Roman" w:cs="Times New Roman"/>
        </w:rPr>
        <w:t>analy</w:t>
      </w:r>
      <w:r w:rsidR="00B457AD" w:rsidRPr="006A79EC">
        <w:rPr>
          <w:rFonts w:ascii="Times New Roman" w:hAnsi="Times New Roman" w:cs="Times New Roman"/>
        </w:rPr>
        <w:t>ze</w:t>
      </w:r>
      <w:r w:rsidRPr="006A79EC">
        <w:rPr>
          <w:rFonts w:ascii="Times New Roman" w:hAnsi="Times New Roman" w:cs="Times New Roman"/>
        </w:rPr>
        <w:t xml:space="preserve"> </w:t>
      </w:r>
      <w:r w:rsidR="00B457AD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structural properties of networks obtained from data</w:t>
      </w:r>
      <w:r w:rsidR="00A0173E" w:rsidRPr="006A79EC">
        <w:rPr>
          <w:rFonts w:ascii="Times New Roman" w:eastAsia="Times New Roman" w:hAnsi="Times New Roman" w:cs="Times New Roman"/>
          <w:sz w:val="24"/>
        </w:rPr>
        <w:t xml:space="preserve"> </w:t>
      </w:r>
      <w:r w:rsidR="00CA7F07" w:rsidRPr="006A79EC">
        <w:rPr>
          <w:rFonts w:ascii="Times New Roman" w:eastAsia="Times New Roman" w:hAnsi="Times New Roman" w:cs="Times New Roman"/>
        </w:rPr>
        <w:t xml:space="preserve">from the </w:t>
      </w:r>
      <w:r w:rsidRPr="006A79EC">
        <w:rPr>
          <w:rFonts w:ascii="Times New Roman" w:hAnsi="Times New Roman" w:cs="Times New Roman"/>
        </w:rPr>
        <w:t>Wiki c</w:t>
      </w:r>
      <w:r w:rsidR="00B457AD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 xml:space="preserve">urse </w:t>
      </w:r>
      <w:proofErr w:type="spellStart"/>
      <w:r w:rsidRPr="006A79EC">
        <w:rPr>
          <w:rFonts w:ascii="Times New Roman" w:hAnsi="Times New Roman" w:cs="Times New Roman"/>
        </w:rPr>
        <w:t>P</w:t>
      </w:r>
      <w:r w:rsidR="003B5FF0" w:rsidRPr="006A79EC">
        <w:rPr>
          <w:rFonts w:ascii="Times New Roman" w:hAnsi="Times New Roman" w:cs="Times New Roman"/>
        </w:rPr>
        <w:t>e</w:t>
      </w:r>
      <w:r w:rsidRPr="006A79EC">
        <w:rPr>
          <w:rFonts w:ascii="Times New Roman" w:hAnsi="Times New Roman" w:cs="Times New Roman"/>
        </w:rPr>
        <w:t>SO</w:t>
      </w:r>
      <w:proofErr w:type="spellEnd"/>
      <w:r w:rsidR="003B5FF0" w:rsidRPr="006A79EC">
        <w:rPr>
          <w:rFonts w:ascii="Times New Roman" w:hAnsi="Times New Roman" w:cs="Times New Roman"/>
        </w:rPr>
        <w:t xml:space="preserve"> at the Universidad de Los Andes, Bogotá, Colombia</w:t>
      </w:r>
      <w:r w:rsidRPr="006A79EC">
        <w:rPr>
          <w:rFonts w:ascii="Times New Roman" w:hAnsi="Times New Roman" w:cs="Times New Roman"/>
        </w:rPr>
        <w:t>. On the other hand, a mathematical model of collective intelligence based on wiki systems is proposed. This work is based on random networks, namely equilibrium networks</w:t>
      </w:r>
      <w:r w:rsidR="001D0111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and non-equilibrium networks</w:t>
      </w:r>
      <w:sdt>
        <w:sdtPr>
          <w:rPr>
            <w:rFonts w:ascii="Times New Roman" w:hAnsi="Times New Roman" w:cs="Times New Roman"/>
          </w:rPr>
          <w:id w:val="168528564"/>
          <w:citation/>
        </w:sdtPr>
        <w:sdtContent>
          <w:r w:rsidR="00EC3913" w:rsidRPr="006A79EC">
            <w:rPr>
              <w:rFonts w:ascii="Times New Roman" w:hAnsi="Times New Roman" w:cs="Times New Roman"/>
            </w:rPr>
            <w:fldChar w:fldCharType="begin"/>
          </w:r>
          <w:r w:rsidR="00EC3913" w:rsidRPr="006A79EC">
            <w:rPr>
              <w:rFonts w:ascii="Times New Roman" w:hAnsi="Times New Roman" w:cs="Times New Roman"/>
            </w:rPr>
            <w:instrText xml:space="preserve"> CITATION Dor131 \l 1033 </w:instrText>
          </w:r>
          <w:r w:rsidR="00EC3913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(Dorogovtsev &amp; Mendes 2013)</w:t>
          </w:r>
          <w:r w:rsidR="00EC3913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EC3913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 xml:space="preserve">dorogovtsev2013evolution}. </w:t>
      </w:r>
    </w:p>
    <w:p w14:paraId="208333F5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DDF02FA" w14:textId="5475326F" w:rsidR="00AC42FC" w:rsidRPr="006A79EC" w:rsidRDefault="0079634F" w:rsidP="006A79EC">
      <w:pPr>
        <w:jc w:val="both"/>
        <w:rPr>
          <w:ins w:id="1" w:author="stackbuilders" w:date="2014-09-26T11:08:00Z"/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results show similar behavior </w:t>
      </w:r>
      <w:r w:rsidR="001D0111" w:rsidRPr="006A79EC">
        <w:rPr>
          <w:rFonts w:ascii="Times New Roman" w:hAnsi="Times New Roman" w:cs="Times New Roman"/>
        </w:rPr>
        <w:t xml:space="preserve">for both </w:t>
      </w:r>
      <w:r w:rsidR="00B457AD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model and </w:t>
      </w:r>
      <w:r w:rsidR="003B5FF0" w:rsidRPr="006A79EC">
        <w:rPr>
          <w:rFonts w:ascii="Times New Roman" w:hAnsi="Times New Roman" w:cs="Times New Roman"/>
        </w:rPr>
        <w:t xml:space="preserve">the </w:t>
      </w:r>
      <w:proofErr w:type="spellStart"/>
      <w:r w:rsidRPr="006A79EC">
        <w:rPr>
          <w:rFonts w:ascii="Times New Roman" w:hAnsi="Times New Roman" w:cs="Times New Roman"/>
        </w:rPr>
        <w:t>P</w:t>
      </w:r>
      <w:r w:rsidR="003B5FF0" w:rsidRPr="006A79EC">
        <w:rPr>
          <w:rFonts w:ascii="Times New Roman" w:hAnsi="Times New Roman" w:cs="Times New Roman"/>
        </w:rPr>
        <w:t>e</w:t>
      </w:r>
      <w:r w:rsidRPr="006A79EC">
        <w:rPr>
          <w:rFonts w:ascii="Times New Roman" w:hAnsi="Times New Roman" w:cs="Times New Roman"/>
        </w:rPr>
        <w:t>SO</w:t>
      </w:r>
      <w:proofErr w:type="spellEnd"/>
      <w:r w:rsidR="00A0173E" w:rsidRPr="006A79EC">
        <w:rPr>
          <w:rFonts w:ascii="Times New Roman" w:hAnsi="Times New Roman" w:cs="Times New Roman"/>
        </w:rPr>
        <w:t xml:space="preserve"> Wiki course</w:t>
      </w:r>
      <w:r w:rsidRPr="006A79EC">
        <w:rPr>
          <w:rFonts w:ascii="Times New Roman" w:hAnsi="Times New Roman" w:cs="Times New Roman"/>
        </w:rPr>
        <w:t>. The model reproduce</w:t>
      </w:r>
      <w:r w:rsidR="00B457A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the curves of clustering coefficient and average path length over time</w:t>
      </w:r>
      <w:r w:rsidRPr="006A79EC">
        <w:rPr>
          <w:rFonts w:ascii="Times New Roman" w:eastAsia="Times New Roman" w:hAnsi="Times New Roman" w:cs="Times New Roman"/>
          <w:sz w:val="24"/>
        </w:rPr>
        <w:t>—</w:t>
      </w:r>
      <w:r w:rsidRPr="006A79EC">
        <w:rPr>
          <w:rFonts w:ascii="Times New Roman" w:hAnsi="Times New Roman" w:cs="Times New Roman"/>
        </w:rPr>
        <w:t xml:space="preserve">in </w:t>
      </w:r>
      <w:r w:rsidR="00B457AD" w:rsidRPr="006A79EC">
        <w:rPr>
          <w:rFonts w:ascii="Times New Roman" w:hAnsi="Times New Roman" w:cs="Times New Roman"/>
        </w:rPr>
        <w:t xml:space="preserve">a similar </w:t>
      </w:r>
      <w:r w:rsidRPr="006A79EC">
        <w:rPr>
          <w:rFonts w:ascii="Times New Roman" w:hAnsi="Times New Roman" w:cs="Times New Roman"/>
        </w:rPr>
        <w:t xml:space="preserve">way </w:t>
      </w:r>
      <w:r w:rsidR="00B457AD" w:rsidRPr="006A79EC">
        <w:rPr>
          <w:rFonts w:ascii="Times New Roman" w:hAnsi="Times New Roman" w:cs="Times New Roman"/>
        </w:rPr>
        <w:t xml:space="preserve">to </w:t>
      </w:r>
      <w:r w:rsidRPr="006A79EC">
        <w:rPr>
          <w:rFonts w:ascii="Times New Roman" w:hAnsi="Times New Roman" w:cs="Times New Roman"/>
        </w:rPr>
        <w:t>small world networks. The empirical networks</w:t>
      </w:r>
      <w:r w:rsidRPr="006A79EC">
        <w:rPr>
          <w:rFonts w:ascii="Times New Roman" w:eastAsia="Times New Roman" w:hAnsi="Times New Roman" w:cs="Times New Roman"/>
          <w:sz w:val="24"/>
        </w:rPr>
        <w:t xml:space="preserve"> </w:t>
      </w:r>
      <w:r w:rsidR="00CA7F07" w:rsidRPr="006A79EC">
        <w:rPr>
          <w:rFonts w:ascii="Times New Roman" w:eastAsia="Times New Roman" w:hAnsi="Times New Roman" w:cs="Times New Roman"/>
        </w:rPr>
        <w:t>(the m</w:t>
      </w:r>
      <w:r w:rsidR="00CA7F07" w:rsidRPr="006A79EC">
        <w:rPr>
          <w:rFonts w:ascii="Times New Roman" w:hAnsi="Times New Roman" w:cs="Times New Roman"/>
        </w:rPr>
        <w:t>odel</w:t>
      </w:r>
      <w:r w:rsidRPr="006A79EC">
        <w:rPr>
          <w:rFonts w:ascii="Times New Roman" w:hAnsi="Times New Roman" w:cs="Times New Roman"/>
        </w:rPr>
        <w:t xml:space="preserve"> and </w:t>
      </w:r>
      <w:r w:rsidR="003B5FF0" w:rsidRPr="006A79EC">
        <w:rPr>
          <w:rFonts w:ascii="Times New Roman" w:hAnsi="Times New Roman" w:cs="Times New Roman"/>
        </w:rPr>
        <w:t xml:space="preserve">the </w:t>
      </w:r>
      <w:proofErr w:type="spellStart"/>
      <w:r w:rsidR="00A0173E" w:rsidRPr="006A79EC">
        <w:rPr>
          <w:rFonts w:ascii="Times New Roman" w:hAnsi="Times New Roman" w:cs="Times New Roman"/>
        </w:rPr>
        <w:t>PeSO</w:t>
      </w:r>
      <w:proofErr w:type="spellEnd"/>
      <w:r w:rsidR="00A0173E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Wiki course</w:t>
      </w:r>
      <w:r w:rsidRPr="006A79EC">
        <w:rPr>
          <w:rFonts w:ascii="Times New Roman" w:eastAsia="Times New Roman" w:hAnsi="Times New Roman" w:cs="Times New Roman"/>
          <w:sz w:val="24"/>
        </w:rPr>
        <w:t xml:space="preserve">) </w:t>
      </w:r>
      <w:r w:rsidRPr="006A79EC">
        <w:rPr>
          <w:rFonts w:ascii="Times New Roman" w:hAnsi="Times New Roman" w:cs="Times New Roman"/>
        </w:rPr>
        <w:t xml:space="preserve">are compared with a random baseline. The results are consistent, </w:t>
      </w:r>
      <w:r w:rsidR="00B457AD" w:rsidRPr="006A79EC">
        <w:rPr>
          <w:rFonts w:ascii="Times New Roman" w:hAnsi="Times New Roman" w:cs="Times New Roman"/>
        </w:rPr>
        <w:t>revealing</w:t>
      </w:r>
      <w:r w:rsidRPr="006A79EC">
        <w:rPr>
          <w:rFonts w:ascii="Times New Roman" w:hAnsi="Times New Roman" w:cs="Times New Roman"/>
        </w:rPr>
        <w:t xml:space="preserve"> small </w:t>
      </w:r>
      <w:r w:rsidR="00C06C1E" w:rsidRPr="006A79EC">
        <w:rPr>
          <w:rFonts w:ascii="Times New Roman" w:hAnsi="Times New Roman" w:cs="Times New Roman"/>
        </w:rPr>
        <w:t xml:space="preserve">world </w:t>
      </w:r>
      <w:r w:rsidRPr="006A79EC">
        <w:rPr>
          <w:rFonts w:ascii="Times New Roman" w:hAnsi="Times New Roman" w:cs="Times New Roman"/>
        </w:rPr>
        <w:t>network</w:t>
      </w:r>
      <w:r w:rsidR="00C06C1E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properties as a way to study collective intelligence. </w:t>
      </w:r>
      <w:r w:rsidR="00B457AD" w:rsidRPr="006A79EC">
        <w:rPr>
          <w:rFonts w:ascii="Times New Roman" w:hAnsi="Times New Roman" w:cs="Times New Roman"/>
        </w:rPr>
        <w:t xml:space="preserve">This </w:t>
      </w:r>
      <w:r w:rsidRPr="006A79EC">
        <w:rPr>
          <w:rFonts w:ascii="Times New Roman" w:hAnsi="Times New Roman" w:cs="Times New Roman"/>
        </w:rPr>
        <w:t>means observ</w:t>
      </w:r>
      <w:r w:rsidR="00B457AD" w:rsidRPr="006A79EC">
        <w:rPr>
          <w:rFonts w:ascii="Times New Roman" w:hAnsi="Times New Roman" w:cs="Times New Roman"/>
        </w:rPr>
        <w:t>ing</w:t>
      </w:r>
      <w:r w:rsidRPr="006A79EC">
        <w:rPr>
          <w:rFonts w:ascii="Times New Roman" w:hAnsi="Times New Roman" w:cs="Times New Roman"/>
        </w:rPr>
        <w:t xml:space="preserve"> collective intelligence as a complex adaptive system</w:t>
      </w:r>
      <w:r w:rsidR="00A0173E" w:rsidRPr="006A79EC">
        <w:rPr>
          <w:rFonts w:ascii="Times New Roman" w:hAnsi="Times New Roman" w:cs="Times New Roman"/>
        </w:rPr>
        <w:t>. T</w:t>
      </w:r>
      <w:r w:rsidRPr="006A79EC">
        <w:rPr>
          <w:rFonts w:ascii="Times New Roman" w:hAnsi="Times New Roman" w:cs="Times New Roman"/>
        </w:rPr>
        <w:t xml:space="preserve">he measurement of collective intelligence can </w:t>
      </w:r>
      <w:r w:rsidR="00A0173E" w:rsidRPr="006A79EC">
        <w:rPr>
          <w:rFonts w:ascii="Times New Roman" w:hAnsi="Times New Roman" w:cs="Times New Roman"/>
        </w:rPr>
        <w:t xml:space="preserve">thus </w:t>
      </w:r>
      <w:r w:rsidRPr="006A79EC">
        <w:rPr>
          <w:rFonts w:ascii="Times New Roman" w:hAnsi="Times New Roman" w:cs="Times New Roman"/>
        </w:rPr>
        <w:t xml:space="preserve">be based on the differences between a random process and </w:t>
      </w:r>
      <w:r w:rsidR="00B457A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>elf-organized criticality</w:t>
      </w:r>
      <w:r w:rsidR="00C06C1E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579561632"/>
          <w:citation/>
        </w:sdtPr>
        <w:sdtContent>
          <w:r w:rsidR="00B254BF" w:rsidRPr="006A79EC">
            <w:rPr>
              <w:rFonts w:ascii="Times New Roman" w:hAnsi="Times New Roman" w:cs="Times New Roman"/>
            </w:rPr>
            <w:fldChar w:fldCharType="begin"/>
          </w:r>
          <w:r w:rsidR="00B254BF" w:rsidRPr="006A79EC">
            <w:rPr>
              <w:rFonts w:ascii="Times New Roman" w:hAnsi="Times New Roman" w:cs="Times New Roman"/>
            </w:rPr>
            <w:instrText xml:space="preserve"> CITATION Tan88 \l 1033 </w:instrText>
          </w:r>
          <w:r w:rsidR="00B254BF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(Tang &amp; Bak 1988)</w:t>
          </w:r>
          <w:r w:rsidR="00B254BF" w:rsidRPr="006A79EC">
            <w:rPr>
              <w:rFonts w:ascii="Times New Roman" w:hAnsi="Times New Roman" w:cs="Times New Roman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</w:rPr>
          <w:id w:val="-82759901"/>
          <w:citation/>
        </w:sdtPr>
        <w:sdtContent>
          <w:r w:rsidR="00B254BF" w:rsidRPr="006A79EC">
            <w:rPr>
              <w:rFonts w:ascii="Times New Roman" w:hAnsi="Times New Roman" w:cs="Times New Roman"/>
            </w:rPr>
            <w:fldChar w:fldCharType="begin"/>
          </w:r>
          <w:r w:rsidR="00B254BF" w:rsidRPr="006A79EC">
            <w:rPr>
              <w:rFonts w:ascii="Times New Roman" w:hAnsi="Times New Roman" w:cs="Times New Roman"/>
            </w:rPr>
            <w:instrText xml:space="preserve">CITATION RCh04 \l 1033 </w:instrText>
          </w:r>
          <w:r w:rsidR="00B254BF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(R Chialvo 2004)</w:t>
          </w:r>
          <w:r w:rsidR="00B254BF" w:rsidRPr="006A79EC">
            <w:rPr>
              <w:rFonts w:ascii="Times New Roman" w:hAnsi="Times New Roman" w:cs="Times New Roman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</w:rPr>
          <w:id w:val="1136835514"/>
          <w:citation/>
        </w:sdtPr>
        <w:sdtContent>
          <w:r w:rsidR="00364F2B" w:rsidRPr="006A79EC">
            <w:rPr>
              <w:rFonts w:ascii="Times New Roman" w:hAnsi="Times New Roman" w:cs="Times New Roman"/>
            </w:rPr>
            <w:fldChar w:fldCharType="begin"/>
          </w:r>
          <w:r w:rsidR="00364F2B" w:rsidRPr="006A79EC">
            <w:rPr>
              <w:rFonts w:ascii="Times New Roman" w:hAnsi="Times New Roman" w:cs="Times New Roman"/>
            </w:rPr>
            <w:instrText xml:space="preserve"> CITATION Sor06 \l 1033 </w:instrText>
          </w:r>
          <w:r w:rsidR="00364F2B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(Sornette 2006)</w:t>
          </w:r>
          <w:r w:rsidR="00364F2B" w:rsidRPr="006A79EC">
            <w:rPr>
              <w:rFonts w:ascii="Times New Roman" w:hAnsi="Times New Roman" w:cs="Times New Roman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</w:rPr>
          <w:id w:val="-400295444"/>
          <w:citation/>
        </w:sdtPr>
        <w:sdtContent>
          <w:r w:rsidR="006F4224" w:rsidRPr="006A79EC">
            <w:rPr>
              <w:rFonts w:ascii="Times New Roman" w:hAnsi="Times New Roman" w:cs="Times New Roman"/>
            </w:rPr>
            <w:fldChar w:fldCharType="begin"/>
          </w:r>
          <w:r w:rsidR="006F4224" w:rsidRPr="006A79EC">
            <w:rPr>
              <w:rFonts w:ascii="Times New Roman" w:hAnsi="Times New Roman" w:cs="Times New Roman"/>
            </w:rPr>
            <w:instrText xml:space="preserve">CITATION Bar12 \l 1033 </w:instrText>
          </w:r>
          <w:r w:rsidR="006F4224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(Barrat, Barthelemy &amp; Vespignani 2012)</w:t>
          </w:r>
          <w:r w:rsidR="006F4224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6F4224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864662707"/>
          <w:citation/>
        </w:sdtPr>
        <w:sdtContent>
          <w:r w:rsidR="006F4224" w:rsidRPr="006A79EC">
            <w:rPr>
              <w:rFonts w:ascii="Times New Roman" w:hAnsi="Times New Roman" w:cs="Times New Roman"/>
            </w:rPr>
            <w:fldChar w:fldCharType="begin"/>
          </w:r>
          <w:r w:rsidR="006F4224" w:rsidRPr="006A79EC">
            <w:rPr>
              <w:rFonts w:ascii="Times New Roman" w:hAnsi="Times New Roman" w:cs="Times New Roman"/>
            </w:rPr>
            <w:instrText xml:space="preserve"> CITATION Dor131 \l 1033 </w:instrText>
          </w:r>
          <w:r w:rsidR="006F4224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(Dorogovtsev &amp; Mendes 2013)</w:t>
          </w:r>
          <w:r w:rsidR="006F4224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Pr="006A79EC">
        <w:rPr>
          <w:rFonts w:ascii="Times New Roman" w:hAnsi="Times New Roman" w:cs="Times New Roman"/>
        </w:rPr>
        <w:t>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>tang1988critical,r2004critical,sornette2006critical,barrat2008dynamical,dorogovtsev2013evolution}.</w:t>
      </w:r>
    </w:p>
    <w:p w14:paraId="4367629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703F4A5F" w14:textId="4045C44C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We discuss </w:t>
      </w:r>
      <w:r w:rsidR="00B457AD" w:rsidRPr="006A79EC">
        <w:rPr>
          <w:rFonts w:ascii="Times New Roman" w:hAnsi="Times New Roman" w:cs="Times New Roman"/>
        </w:rPr>
        <w:t xml:space="preserve">how </w:t>
      </w:r>
      <w:r w:rsidRPr="006A79EC">
        <w:rPr>
          <w:rFonts w:ascii="Times New Roman" w:hAnsi="Times New Roman" w:cs="Times New Roman"/>
        </w:rPr>
        <w:t xml:space="preserve">the results </w:t>
      </w:r>
      <w:r w:rsidR="00497096" w:rsidRPr="006A79EC">
        <w:rPr>
          <w:rFonts w:ascii="Times New Roman" w:hAnsi="Times New Roman" w:cs="Times New Roman"/>
        </w:rPr>
        <w:t xml:space="preserve">of this investigation </w:t>
      </w:r>
      <w:r w:rsidRPr="006A79EC">
        <w:rPr>
          <w:rFonts w:ascii="Times New Roman" w:hAnsi="Times New Roman" w:cs="Times New Roman"/>
        </w:rPr>
        <w:t>focus on the individual capacity and</w:t>
      </w:r>
      <w:r w:rsidR="00B457AD" w:rsidRPr="006A79EC">
        <w:rPr>
          <w:rFonts w:ascii="Times New Roman" w:hAnsi="Times New Roman" w:cs="Times New Roman"/>
        </w:rPr>
        <w:t xml:space="preserve"> the</w:t>
      </w:r>
      <w:r w:rsidRPr="006A79EC">
        <w:rPr>
          <w:rFonts w:ascii="Times New Roman" w:hAnsi="Times New Roman" w:cs="Times New Roman"/>
        </w:rPr>
        <w:t xml:space="preserve"> collective capacity of the system</w:t>
      </w:r>
      <w:r w:rsidR="00B457AD" w:rsidRPr="006A79EC">
        <w:rPr>
          <w:rFonts w:ascii="Times New Roman" w:hAnsi="Times New Roman" w:cs="Times New Roman"/>
        </w:rPr>
        <w:t>. T</w:t>
      </w:r>
      <w:r w:rsidRPr="006A79EC">
        <w:rPr>
          <w:rFonts w:ascii="Times New Roman" w:hAnsi="Times New Roman" w:cs="Times New Roman"/>
        </w:rPr>
        <w:t xml:space="preserve">he results suggest a paradox, </w:t>
      </w:r>
      <w:r w:rsidR="00C91979" w:rsidRPr="006A79EC">
        <w:rPr>
          <w:rFonts w:ascii="Times New Roman" w:hAnsi="Times New Roman" w:cs="Times New Roman"/>
        </w:rPr>
        <w:t>whereby</w:t>
      </w:r>
      <w:r w:rsidRPr="006A79EC">
        <w:rPr>
          <w:rFonts w:ascii="Times New Roman" w:hAnsi="Times New Roman" w:cs="Times New Roman"/>
        </w:rPr>
        <w:t xml:space="preserve"> more individual capacity </w:t>
      </w:r>
      <w:r w:rsidR="00B457AD" w:rsidRPr="006A79EC">
        <w:rPr>
          <w:rFonts w:ascii="Times New Roman" w:hAnsi="Times New Roman" w:cs="Times New Roman"/>
        </w:rPr>
        <w:t xml:space="preserve">means </w:t>
      </w:r>
      <w:r w:rsidRPr="006A79EC">
        <w:rPr>
          <w:rFonts w:ascii="Times New Roman" w:hAnsi="Times New Roman" w:cs="Times New Roman"/>
        </w:rPr>
        <w:t>less collective capacity</w:t>
      </w:r>
      <w:r w:rsidR="00B457AD" w:rsidRPr="006A79EC">
        <w:rPr>
          <w:rFonts w:ascii="Times New Roman" w:hAnsi="Times New Roman" w:cs="Times New Roman"/>
        </w:rPr>
        <w:t>. F</w:t>
      </w:r>
      <w:r w:rsidRPr="006A79EC">
        <w:rPr>
          <w:rFonts w:ascii="Times New Roman" w:hAnsi="Times New Roman" w:cs="Times New Roman"/>
        </w:rPr>
        <w:t>inally, we understand wiki systems as a cumulative process.</w:t>
      </w:r>
    </w:p>
    <w:p w14:paraId="47150BD5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4D9243F8" w14:textId="728609D8" w:rsidR="003B5FF0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This document is organized in</w:t>
      </w:r>
      <w:r w:rsidR="00B457AD" w:rsidRPr="006A79EC">
        <w:rPr>
          <w:rFonts w:ascii="Times New Roman" w:hAnsi="Times New Roman" w:cs="Times New Roman"/>
        </w:rPr>
        <w:t>to</w:t>
      </w:r>
      <w:r w:rsidRPr="006A79EC">
        <w:rPr>
          <w:rFonts w:ascii="Times New Roman" w:hAnsi="Times New Roman" w:cs="Times New Roman"/>
        </w:rPr>
        <w:t xml:space="preserve"> four sections. The first section presents </w:t>
      </w:r>
      <w:r w:rsidR="00B457AD" w:rsidRPr="006A79EC">
        <w:rPr>
          <w:rFonts w:ascii="Times New Roman" w:hAnsi="Times New Roman" w:cs="Times New Roman"/>
        </w:rPr>
        <w:t xml:space="preserve">our </w:t>
      </w:r>
      <w:r w:rsidRPr="006A79EC">
        <w:rPr>
          <w:rFonts w:ascii="Times New Roman" w:hAnsi="Times New Roman" w:cs="Times New Roman"/>
        </w:rPr>
        <w:t xml:space="preserve">motivation </w:t>
      </w:r>
      <w:r w:rsidR="00B457AD" w:rsidRPr="006A79EC">
        <w:rPr>
          <w:rFonts w:ascii="Times New Roman" w:hAnsi="Times New Roman" w:cs="Times New Roman"/>
        </w:rPr>
        <w:t xml:space="preserve">for </w:t>
      </w:r>
      <w:r w:rsidRPr="006A79EC">
        <w:rPr>
          <w:rFonts w:ascii="Times New Roman" w:hAnsi="Times New Roman" w:cs="Times New Roman"/>
        </w:rPr>
        <w:t>measuring collective intelligence. The second section describes the empirical analysis and the proposed model.</w:t>
      </w:r>
      <w:r w:rsidR="00B457AD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The third section shows the results</w:t>
      </w:r>
      <w:r w:rsidR="00C91979" w:rsidRPr="006A79EC">
        <w:rPr>
          <w:rFonts w:ascii="Times New Roman" w:hAnsi="Times New Roman" w:cs="Times New Roman"/>
        </w:rPr>
        <w:t>. T</w:t>
      </w:r>
      <w:r w:rsidRPr="006A79EC">
        <w:rPr>
          <w:rFonts w:ascii="Times New Roman" w:hAnsi="Times New Roman" w:cs="Times New Roman"/>
        </w:rPr>
        <w:t xml:space="preserve">he </w:t>
      </w:r>
      <w:r w:rsidR="00B457AD" w:rsidRPr="006A79EC">
        <w:rPr>
          <w:rFonts w:ascii="Times New Roman" w:hAnsi="Times New Roman" w:cs="Times New Roman"/>
        </w:rPr>
        <w:t xml:space="preserve">final </w:t>
      </w:r>
      <w:r w:rsidRPr="006A79EC">
        <w:rPr>
          <w:rFonts w:ascii="Times New Roman" w:hAnsi="Times New Roman" w:cs="Times New Roman"/>
        </w:rPr>
        <w:t xml:space="preserve">section presents </w:t>
      </w:r>
      <w:r w:rsidR="00B457AD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discussion and</w:t>
      </w:r>
      <w:r w:rsidR="00C91979" w:rsidRPr="006A79EC">
        <w:rPr>
          <w:rFonts w:ascii="Times New Roman" w:hAnsi="Times New Roman" w:cs="Times New Roman"/>
        </w:rPr>
        <w:t xml:space="preserve"> proposals for</w:t>
      </w:r>
      <w:r w:rsidRPr="006A79EC">
        <w:rPr>
          <w:rFonts w:ascii="Times New Roman" w:hAnsi="Times New Roman" w:cs="Times New Roman"/>
        </w:rPr>
        <w:t xml:space="preserve"> future work.</w:t>
      </w:r>
      <w:bookmarkStart w:id="2" w:name="h.f4ap2xgbjuqe"/>
      <w:bookmarkEnd w:id="2"/>
    </w:p>
    <w:p w14:paraId="3B78F2E2" w14:textId="77777777" w:rsidR="006A79EC" w:rsidRPr="006A79EC" w:rsidRDefault="006A79EC" w:rsidP="006A79EC">
      <w:pPr>
        <w:jc w:val="both"/>
        <w:rPr>
          <w:ins w:id="3" w:author="Zoe" w:date="2014-09-23T11:19:00Z"/>
          <w:rFonts w:ascii="Times New Roman" w:hAnsi="Times New Roman" w:cs="Times New Roman"/>
          <w:sz w:val="32"/>
          <w:szCs w:val="32"/>
        </w:rPr>
      </w:pPr>
    </w:p>
    <w:p w14:paraId="2EE3D42D" w14:textId="7697FF21" w:rsidR="0067633B" w:rsidRPr="006A79EC" w:rsidRDefault="0079634F" w:rsidP="006A79EC">
      <w:pPr>
        <w:pStyle w:val="Heading1"/>
        <w:spacing w:before="0" w:line="276" w:lineRule="auto"/>
        <w:contextualSpacing w:val="0"/>
        <w:jc w:val="both"/>
        <w:rPr>
          <w:rFonts w:ascii="Times New Roman" w:hAnsi="Times New Roman" w:cs="Times New Roman"/>
          <w:b/>
        </w:rPr>
      </w:pPr>
      <w:r w:rsidRPr="006A79EC">
        <w:rPr>
          <w:rFonts w:ascii="Times New Roman" w:hAnsi="Times New Roman" w:cs="Times New Roman"/>
          <w:b/>
        </w:rPr>
        <w:t>Motivation: Towards the measuring of collective intelligence</w:t>
      </w:r>
      <w:bookmarkStart w:id="4" w:name="h.trtgoret4dot"/>
      <w:bookmarkEnd w:id="4"/>
    </w:p>
    <w:p w14:paraId="2DC68D17" w14:textId="77777777" w:rsidR="006A79EC" w:rsidRPr="006A79EC" w:rsidRDefault="006A79EC" w:rsidP="006A79EC">
      <w:pPr>
        <w:pStyle w:val="Heading1"/>
        <w:spacing w:before="0" w:line="276" w:lineRule="auto"/>
        <w:contextualSpacing w:val="0"/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754F92D1" w14:textId="77777777" w:rsidR="0067633B" w:rsidRPr="006A79EC" w:rsidRDefault="0079634F" w:rsidP="006A79EC">
      <w:pPr>
        <w:pStyle w:val="Heading2"/>
        <w:spacing w:before="0" w:line="276" w:lineRule="auto"/>
        <w:contextualSpacing w:val="0"/>
        <w:jc w:val="both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5" w:name="h.cc9j4t2dcvn8"/>
      <w:bookmarkEnd w:id="5"/>
      <w:r w:rsidRPr="006A79EC">
        <w:rPr>
          <w:rFonts w:ascii="Times New Roman" w:hAnsi="Times New Roman" w:cs="Times New Roman"/>
          <w:b w:val="0"/>
          <w:i/>
          <w:sz w:val="28"/>
          <w:szCs w:val="28"/>
        </w:rPr>
        <w:t>Motivation</w:t>
      </w:r>
    </w:p>
    <w:p w14:paraId="08C05F47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5713EA4D" w14:textId="1B5F1232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We assume that </w:t>
      </w:r>
      <w:r w:rsidR="00C91979" w:rsidRPr="006A79EC">
        <w:rPr>
          <w:rFonts w:ascii="Times New Roman" w:hAnsi="Times New Roman" w:cs="Times New Roman"/>
        </w:rPr>
        <w:t>many</w:t>
      </w:r>
      <w:r w:rsidRPr="006A79EC">
        <w:rPr>
          <w:rFonts w:ascii="Times New Roman" w:hAnsi="Times New Roman" w:cs="Times New Roman"/>
        </w:rPr>
        <w:t xml:space="preserve"> people </w:t>
      </w:r>
      <w:r w:rsidR="00C91979" w:rsidRPr="006A79EC">
        <w:rPr>
          <w:rFonts w:ascii="Times New Roman" w:hAnsi="Times New Roman" w:cs="Times New Roman"/>
        </w:rPr>
        <w:t xml:space="preserve">nowadays </w:t>
      </w:r>
      <w:r w:rsidRPr="006A79EC">
        <w:rPr>
          <w:rFonts w:ascii="Times New Roman" w:hAnsi="Times New Roman" w:cs="Times New Roman"/>
        </w:rPr>
        <w:t>are interconnected via</w:t>
      </w:r>
      <w:r w:rsidR="00B457AD" w:rsidRPr="006A79EC">
        <w:rPr>
          <w:rFonts w:ascii="Times New Roman" w:hAnsi="Times New Roman" w:cs="Times New Roman"/>
        </w:rPr>
        <w:t xml:space="preserve"> the</w:t>
      </w:r>
      <w:r w:rsidRPr="006A79EC">
        <w:rPr>
          <w:rFonts w:ascii="Times New Roman" w:hAnsi="Times New Roman" w:cs="Times New Roman"/>
        </w:rPr>
        <w:t xml:space="preserve"> Internet, and </w:t>
      </w:r>
      <w:r w:rsidR="00B457AD" w:rsidRPr="006A79EC">
        <w:rPr>
          <w:rFonts w:ascii="Times New Roman" w:hAnsi="Times New Roman" w:cs="Times New Roman"/>
        </w:rPr>
        <w:t>that the resulting</w:t>
      </w:r>
      <w:r w:rsidRPr="006A79EC">
        <w:rPr>
          <w:rFonts w:ascii="Times New Roman" w:hAnsi="Times New Roman" w:cs="Times New Roman"/>
        </w:rPr>
        <w:t xml:space="preserve"> interactions and networks allow </w:t>
      </w:r>
      <w:r w:rsidR="00B457AD" w:rsidRPr="006A79EC">
        <w:rPr>
          <w:rFonts w:ascii="Times New Roman" w:hAnsi="Times New Roman" w:cs="Times New Roman"/>
        </w:rPr>
        <w:t xml:space="preserve">for the </w:t>
      </w:r>
      <w:r w:rsidRPr="006A79EC">
        <w:rPr>
          <w:rFonts w:ascii="Times New Roman" w:hAnsi="Times New Roman" w:cs="Times New Roman"/>
        </w:rPr>
        <w:t>develop</w:t>
      </w:r>
      <w:r w:rsidR="00B457AD" w:rsidRPr="006A79EC">
        <w:rPr>
          <w:rFonts w:ascii="Times New Roman" w:hAnsi="Times New Roman" w:cs="Times New Roman"/>
        </w:rPr>
        <w:t>ment of</w:t>
      </w:r>
      <w:r w:rsidRPr="006A79EC">
        <w:rPr>
          <w:rFonts w:ascii="Times New Roman" w:hAnsi="Times New Roman" w:cs="Times New Roman"/>
        </w:rPr>
        <w:t xml:space="preserve"> projects of collective intelligence. In fact, around the world there are </w:t>
      </w:r>
      <w:r w:rsidR="00B472D5" w:rsidRPr="006A79EC">
        <w:rPr>
          <w:rFonts w:ascii="Times New Roman" w:hAnsi="Times New Roman" w:cs="Times New Roman"/>
        </w:rPr>
        <w:t>2</w:t>
      </w:r>
      <w:proofErr w:type="gramStart"/>
      <w:r w:rsidR="00B472D5" w:rsidRPr="006A79EC">
        <w:rPr>
          <w:rFonts w:ascii="Times New Roman" w:hAnsi="Times New Roman" w:cs="Times New Roman"/>
        </w:rPr>
        <w:t>.8x</w:t>
      </w:r>
      <w:r w:rsidRPr="006A79EC">
        <w:rPr>
          <w:rFonts w:ascii="Times New Roman" w:hAnsi="Times New Roman" w:cs="Times New Roman"/>
        </w:rPr>
        <w:t>10</w:t>
      </w:r>
      <w:r w:rsidR="00B472D5" w:rsidRPr="006A79EC">
        <w:rPr>
          <w:rFonts w:ascii="Times New Roman" w:hAnsi="Times New Roman" w:cs="Times New Roman"/>
          <w:vertAlign w:val="superscript"/>
        </w:rPr>
        <w:t>9</w:t>
      </w:r>
      <w:r w:rsidRPr="006A79EC">
        <w:rPr>
          <w:rFonts w:ascii="Times New Roman" w:hAnsi="Times New Roman" w:cs="Times New Roman"/>
        </w:rPr>
        <w:t xml:space="preserve"> interconnected</w:t>
      </w:r>
      <w:proofErr w:type="gramEnd"/>
      <w:r w:rsidRPr="006A79EC">
        <w:rPr>
          <w:rFonts w:ascii="Times New Roman" w:hAnsi="Times New Roman" w:cs="Times New Roman"/>
        </w:rPr>
        <w:t xml:space="preserve"> people producing information, outcomes and knowledge</w:t>
      </w:r>
      <w:r w:rsidR="00B457AD" w:rsidRPr="006A79EC">
        <w:rPr>
          <w:rFonts w:ascii="Times New Roman" w:hAnsi="Times New Roman" w:cs="Times New Roman"/>
        </w:rPr>
        <w:t xml:space="preserve">, such as </w:t>
      </w:r>
      <w:r w:rsidRPr="006A79EC">
        <w:rPr>
          <w:rFonts w:ascii="Times New Roman" w:hAnsi="Times New Roman" w:cs="Times New Roman"/>
        </w:rPr>
        <w:t>Linux (operati</w:t>
      </w:r>
      <w:r w:rsidR="00B457AD" w:rsidRPr="006A79EC">
        <w:rPr>
          <w:rFonts w:ascii="Times New Roman" w:hAnsi="Times New Roman" w:cs="Times New Roman"/>
        </w:rPr>
        <w:t>ng</w:t>
      </w:r>
      <w:r w:rsidRPr="006A79EC">
        <w:rPr>
          <w:rFonts w:ascii="Times New Roman" w:hAnsi="Times New Roman" w:cs="Times New Roman"/>
        </w:rPr>
        <w:t xml:space="preserve"> system), Wikipedia (open encyclopedia), Open Government (</w:t>
      </w:r>
      <w:r w:rsidR="00C91979" w:rsidRPr="006A79EC">
        <w:rPr>
          <w:rFonts w:ascii="Times New Roman" w:hAnsi="Times New Roman" w:cs="Times New Roman"/>
        </w:rPr>
        <w:t xml:space="preserve">in the </w:t>
      </w:r>
      <w:r w:rsidRPr="006A79EC">
        <w:rPr>
          <w:rFonts w:ascii="Times New Roman" w:hAnsi="Times New Roman" w:cs="Times New Roman"/>
        </w:rPr>
        <w:t xml:space="preserve">US), </w:t>
      </w:r>
      <w:proofErr w:type="spellStart"/>
      <w:r w:rsidR="00B457AD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>rowdfunding</w:t>
      </w:r>
      <w:proofErr w:type="spellEnd"/>
      <w:r w:rsidRPr="006A79EC">
        <w:rPr>
          <w:rFonts w:ascii="Times New Roman" w:hAnsi="Times New Roman" w:cs="Times New Roman"/>
        </w:rPr>
        <w:t xml:space="preserve"> (funding network) </w:t>
      </w:r>
      <w:r w:rsidR="00AC1439" w:rsidRPr="006A79EC">
        <w:rPr>
          <w:rFonts w:ascii="Times New Roman" w:hAnsi="Times New Roman" w:cs="Times New Roman"/>
        </w:rPr>
        <w:t xml:space="preserve">and </w:t>
      </w:r>
      <w:r w:rsidR="00B457AD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>rowdsourcing (network</w:t>
      </w:r>
      <w:r w:rsidR="00B457A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to solve complex problems based on knowledge).</w:t>
      </w:r>
    </w:p>
    <w:p w14:paraId="32107F10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3DE762A7" w14:textId="6954F7DC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lastRenderedPageBreak/>
        <w:t>Collective intelligence can be understood as the capacity of a group of people to collaborate in order to achieve goals in a complex context</w:t>
      </w:r>
      <w:r w:rsidR="00EE3719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369116500"/>
          <w:citation/>
        </w:sdtPr>
        <w:sdtContent>
          <w:r w:rsidR="00EE3719" w:rsidRPr="006A79EC">
            <w:rPr>
              <w:rFonts w:ascii="Times New Roman" w:hAnsi="Times New Roman" w:cs="Times New Roman"/>
            </w:rPr>
            <w:fldChar w:fldCharType="begin"/>
          </w:r>
          <w:r w:rsidR="00EE3719" w:rsidRPr="006A79EC">
            <w:rPr>
              <w:rFonts w:ascii="Times New Roman" w:hAnsi="Times New Roman" w:cs="Times New Roman"/>
            </w:rPr>
            <w:instrText xml:space="preserve"> CITATION Hey13 \l 1033 </w:instrText>
          </w:r>
          <w:r w:rsidR="00EE3719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(Heylighen 2013)</w:t>
          </w:r>
          <w:r w:rsidR="00EE3719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Pr="006A79EC">
        <w:rPr>
          <w:rFonts w:ascii="Times New Roman" w:hAnsi="Times New Roman" w:cs="Times New Roman"/>
        </w:rPr>
        <w:t xml:space="preserve"> 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 xml:space="preserve">heylighen2013self}. </w:t>
      </w:r>
      <w:r w:rsidR="00B457AD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 xml:space="preserve">ollective intelligence is distributed </w:t>
      </w:r>
      <w:r w:rsidR="00B457AD" w:rsidRPr="006A79EC">
        <w:rPr>
          <w:rFonts w:ascii="Times New Roman" w:hAnsi="Times New Roman" w:cs="Times New Roman"/>
        </w:rPr>
        <w:t>with</w:t>
      </w:r>
      <w:r w:rsidRPr="006A79EC">
        <w:rPr>
          <w:rFonts w:ascii="Times New Roman" w:hAnsi="Times New Roman" w:cs="Times New Roman"/>
        </w:rPr>
        <w:t xml:space="preserve">in </w:t>
      </w:r>
      <w:r w:rsidR="003B5FF0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 xml:space="preserve">network </w:t>
      </w:r>
      <w:r w:rsidR="003B5FF0" w:rsidRPr="006A79EC">
        <w:rPr>
          <w:rFonts w:ascii="Times New Roman" w:hAnsi="Times New Roman" w:cs="Times New Roman"/>
        </w:rPr>
        <w:t>where</w:t>
      </w:r>
      <w:r w:rsidR="00B457AD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each interaction continually aggregates value</w:t>
      </w:r>
      <w:r w:rsidR="003B5FF0" w:rsidRPr="006A79EC">
        <w:rPr>
          <w:rFonts w:ascii="Times New Roman" w:hAnsi="Times New Roman" w:cs="Times New Roman"/>
        </w:rPr>
        <w:t>. It</w:t>
      </w:r>
      <w:r w:rsidRPr="006A79EC">
        <w:rPr>
          <w:rFonts w:ascii="Times New Roman" w:hAnsi="Times New Roman" w:cs="Times New Roman"/>
        </w:rPr>
        <w:t xml:space="preserve"> is coordinated in real time, developed through the effective </w:t>
      </w:r>
      <w:r w:rsidR="003B5FF0" w:rsidRPr="006A79EC">
        <w:rPr>
          <w:rFonts w:ascii="Times New Roman" w:hAnsi="Times New Roman" w:cs="Times New Roman"/>
        </w:rPr>
        <w:t xml:space="preserve">mobilization and reciprocity of </w:t>
      </w:r>
      <w:r w:rsidRPr="006A79EC">
        <w:rPr>
          <w:rFonts w:ascii="Times New Roman" w:hAnsi="Times New Roman" w:cs="Times New Roman"/>
        </w:rPr>
        <w:t xml:space="preserve">competencies, </w:t>
      </w:r>
      <w:r w:rsidR="003B5FF0" w:rsidRPr="006A79EC">
        <w:rPr>
          <w:rFonts w:ascii="Times New Roman" w:hAnsi="Times New Roman" w:cs="Times New Roman"/>
        </w:rPr>
        <w:t xml:space="preserve">though </w:t>
      </w:r>
      <w:r w:rsidRPr="006A79EC">
        <w:rPr>
          <w:rFonts w:ascii="Times New Roman" w:hAnsi="Times New Roman" w:cs="Times New Roman"/>
        </w:rPr>
        <w:t xml:space="preserve">it is not developed by the fetishism community </w:t>
      </w:r>
      <w:sdt>
        <w:sdtPr>
          <w:rPr>
            <w:rFonts w:ascii="Times New Roman" w:hAnsi="Times New Roman" w:cs="Times New Roman"/>
          </w:rPr>
          <w:id w:val="-1943524041"/>
          <w:citation/>
        </w:sdtPr>
        <w:sdtContent>
          <w:r w:rsidR="00116B5A" w:rsidRPr="006A79EC">
            <w:rPr>
              <w:rFonts w:ascii="Times New Roman" w:hAnsi="Times New Roman" w:cs="Times New Roman"/>
            </w:rPr>
            <w:fldChar w:fldCharType="begin"/>
          </w:r>
          <w:r w:rsidR="00116B5A" w:rsidRPr="006A79EC">
            <w:rPr>
              <w:rFonts w:ascii="Times New Roman" w:hAnsi="Times New Roman" w:cs="Times New Roman"/>
            </w:rPr>
            <w:instrText xml:space="preserve"> CITATION Lév94 \l 1033 </w:instrText>
          </w:r>
          <w:r w:rsidR="00116B5A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(Lévy 1994)</w:t>
          </w:r>
          <w:r w:rsidR="00116B5A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DA0165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>levy1994intelligence}. In addition, collective intelligence can be seen as the capacity of a human community to evolve toward</w:t>
      </w:r>
      <w:r w:rsidR="00497096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higher order complexity thought, problem</w:t>
      </w:r>
      <w:r w:rsidR="003B5FF0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solving and integration through collaboration and innovation</w:t>
      </w:r>
      <w:r w:rsidR="00DA0165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906844281"/>
          <w:citation/>
        </w:sdtPr>
        <w:sdtContent>
          <w:r w:rsidR="00846AAE" w:rsidRPr="006A79EC">
            <w:rPr>
              <w:rFonts w:ascii="Times New Roman" w:hAnsi="Times New Roman" w:cs="Times New Roman"/>
            </w:rPr>
            <w:fldChar w:fldCharType="begin"/>
          </w:r>
          <w:r w:rsidR="00846AAE" w:rsidRPr="006A79EC">
            <w:rPr>
              <w:rFonts w:ascii="Times New Roman" w:hAnsi="Times New Roman" w:cs="Times New Roman"/>
            </w:rPr>
            <w:instrText xml:space="preserve"> CITATION Pór95 \l 1033 </w:instrText>
          </w:r>
          <w:r w:rsidR="00846AAE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(Pór 1995)</w:t>
          </w:r>
          <w:r w:rsidR="00846AAE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Pr="006A79EC">
        <w:rPr>
          <w:rFonts w:ascii="Times New Roman" w:hAnsi="Times New Roman" w:cs="Times New Roman"/>
        </w:rPr>
        <w:t xml:space="preserve"> 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 xml:space="preserve">por1995quest}. In this paper, we propose an operative definition </w:t>
      </w:r>
      <w:r w:rsidR="003B5FF0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 xml:space="preserve">collective intelligence, based on </w:t>
      </w:r>
      <w:r w:rsidR="003B5FF0" w:rsidRPr="006A79EC">
        <w:rPr>
          <w:rFonts w:ascii="Times New Roman" w:hAnsi="Times New Roman" w:cs="Times New Roman"/>
        </w:rPr>
        <w:t>which</w:t>
      </w:r>
      <w:r w:rsidRPr="006A79EC">
        <w:rPr>
          <w:rFonts w:ascii="Times New Roman" w:hAnsi="Times New Roman" w:cs="Times New Roman"/>
        </w:rPr>
        <w:t xml:space="preserve"> it is possible to compute measurements and modeling. Thus, </w:t>
      </w:r>
      <w:r w:rsidR="003B5FF0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>ollective intelligence is defined</w:t>
      </w:r>
      <w:r w:rsidR="003B5FF0" w:rsidRPr="006A79EC">
        <w:rPr>
          <w:rFonts w:ascii="Times New Roman" w:eastAsia="Times New Roman" w:hAnsi="Times New Roman" w:cs="Times New Roman"/>
          <w:sz w:val="24"/>
        </w:rPr>
        <w:t>—</w:t>
      </w:r>
      <w:r w:rsidRPr="006A79EC">
        <w:rPr>
          <w:rFonts w:ascii="Times New Roman" w:hAnsi="Times New Roman" w:cs="Times New Roman"/>
        </w:rPr>
        <w:t>more or less successfully</w:t>
      </w:r>
      <w:r w:rsidR="003B5FF0" w:rsidRPr="006A79EC">
        <w:rPr>
          <w:rFonts w:ascii="Times New Roman" w:eastAsia="Times New Roman" w:hAnsi="Times New Roman" w:cs="Times New Roman"/>
          <w:sz w:val="24"/>
        </w:rPr>
        <w:t>—</w:t>
      </w:r>
      <w:r w:rsidRPr="006A79EC">
        <w:rPr>
          <w:rFonts w:ascii="Times New Roman" w:hAnsi="Times New Roman" w:cs="Times New Roman"/>
        </w:rPr>
        <w:t xml:space="preserve">as the capacity of </w:t>
      </w:r>
      <w:r w:rsidR="003B5FF0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collective system to evolve toward</w:t>
      </w:r>
      <w:r w:rsidR="00497096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higher order complexity through networks of individual capacities.</w:t>
      </w:r>
    </w:p>
    <w:p w14:paraId="70C07256" w14:textId="77777777" w:rsidR="0067633B" w:rsidRPr="002C4BFC" w:rsidRDefault="0067633B" w:rsidP="006A79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F4CFF" w14:textId="77777777" w:rsidR="0067633B" w:rsidRPr="006A79EC" w:rsidRDefault="0079634F" w:rsidP="006A79EC">
      <w:pPr>
        <w:pStyle w:val="Heading2"/>
        <w:spacing w:before="0" w:line="276" w:lineRule="auto"/>
        <w:contextualSpacing w:val="0"/>
        <w:jc w:val="both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6" w:name="h.idsnmto3nyv3"/>
      <w:bookmarkEnd w:id="6"/>
      <w:r w:rsidRPr="006A79EC">
        <w:rPr>
          <w:rFonts w:ascii="Times New Roman" w:hAnsi="Times New Roman" w:cs="Times New Roman"/>
          <w:b w:val="0"/>
          <w:i/>
          <w:sz w:val="28"/>
          <w:szCs w:val="28"/>
        </w:rPr>
        <w:t>Research proposal</w:t>
      </w:r>
    </w:p>
    <w:p w14:paraId="7469A0E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134FE9E9" w14:textId="5047392A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We observed the collective production of knowledge over time</w:t>
      </w:r>
      <w:r w:rsidR="0091111D" w:rsidRPr="006A79EC">
        <w:rPr>
          <w:rFonts w:ascii="Times New Roman" w:hAnsi="Times New Roman" w:cs="Times New Roman"/>
        </w:rPr>
        <w:t xml:space="preserve"> by</w:t>
      </w:r>
      <w:r w:rsidRPr="006A79EC">
        <w:rPr>
          <w:rFonts w:ascii="Times New Roman" w:hAnsi="Times New Roman" w:cs="Times New Roman"/>
        </w:rPr>
        <w:t xml:space="preserve"> buil</w:t>
      </w:r>
      <w:r w:rsidR="0091111D" w:rsidRPr="006A79EC">
        <w:rPr>
          <w:rFonts w:ascii="Times New Roman" w:hAnsi="Times New Roman" w:cs="Times New Roman"/>
        </w:rPr>
        <w:t>ding</w:t>
      </w:r>
      <w:r w:rsidRPr="006A79EC">
        <w:rPr>
          <w:rFonts w:ascii="Times New Roman" w:hAnsi="Times New Roman" w:cs="Times New Roman"/>
        </w:rPr>
        <w:t xml:space="preserve"> up </w:t>
      </w:r>
      <w:r w:rsidR="0091111D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 xml:space="preserve">co-authorship network </w:t>
      </w:r>
      <w:r w:rsidR="0091111D" w:rsidRPr="006A79EC">
        <w:rPr>
          <w:rFonts w:ascii="Times New Roman" w:hAnsi="Times New Roman" w:cs="Times New Roman"/>
        </w:rPr>
        <w:t>through the</w:t>
      </w:r>
      <w:r w:rsidRPr="006A79EC">
        <w:rPr>
          <w:rFonts w:ascii="Times New Roman" w:hAnsi="Times New Roman" w:cs="Times New Roman"/>
        </w:rPr>
        <w:t xml:space="preserve"> WikITRB (http://wiki.uniandes.edu.co/PESO/tiki-index.php). The WikITRB is one activity in the </w:t>
      </w:r>
      <w:r w:rsidR="00E23F0B" w:rsidRPr="006A79EC">
        <w:rPr>
          <w:rFonts w:ascii="Times New Roman" w:hAnsi="Times New Roman" w:cs="Times New Roman"/>
        </w:rPr>
        <w:t xml:space="preserve">course </w:t>
      </w:r>
      <w:r w:rsidR="00497096" w:rsidRPr="006A79EC">
        <w:rPr>
          <w:rFonts w:ascii="Times New Roman" w:hAnsi="Times New Roman" w:cs="Times New Roman"/>
        </w:rPr>
        <w:t>‘</w:t>
      </w:r>
      <w:r w:rsidRPr="006A79EC">
        <w:rPr>
          <w:rFonts w:ascii="Times New Roman" w:hAnsi="Times New Roman" w:cs="Times New Roman"/>
        </w:rPr>
        <w:t>Organizational System Thinking</w:t>
      </w:r>
      <w:r w:rsidR="00497096" w:rsidRPr="006A79EC">
        <w:rPr>
          <w:rFonts w:ascii="Times New Roman" w:hAnsi="Times New Roman" w:cs="Times New Roman"/>
        </w:rPr>
        <w:t>’</w:t>
      </w:r>
      <w:r w:rsidRPr="006A79EC">
        <w:rPr>
          <w:rFonts w:ascii="Times New Roman" w:hAnsi="Times New Roman" w:cs="Times New Roman"/>
        </w:rPr>
        <w:t xml:space="preserve"> or </w:t>
      </w:r>
      <w:proofErr w:type="spellStart"/>
      <w:r w:rsidRPr="006A79EC">
        <w:rPr>
          <w:rFonts w:ascii="Times New Roman" w:hAnsi="Times New Roman" w:cs="Times New Roman"/>
        </w:rPr>
        <w:t>PeSO</w:t>
      </w:r>
      <w:proofErr w:type="spellEnd"/>
      <w:r w:rsidRPr="006A79EC">
        <w:rPr>
          <w:rFonts w:ascii="Times New Roman" w:hAnsi="Times New Roman" w:cs="Times New Roman"/>
        </w:rPr>
        <w:t xml:space="preserve"> (its Spanish </w:t>
      </w:r>
      <w:r w:rsidR="00D077FB" w:rsidRPr="006A79EC">
        <w:rPr>
          <w:rFonts w:ascii="Times New Roman" w:hAnsi="Times New Roman" w:cs="Times New Roman"/>
        </w:rPr>
        <w:t xml:space="preserve">acronym), </w:t>
      </w:r>
      <w:r w:rsidRPr="006A79EC">
        <w:rPr>
          <w:rFonts w:ascii="Times New Roman" w:hAnsi="Times New Roman" w:cs="Times New Roman"/>
        </w:rPr>
        <w:t xml:space="preserve">offered at </w:t>
      </w:r>
      <w:r w:rsidR="00D077FB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Universidad de los Andes</w:t>
      </w:r>
      <w:r w:rsidR="00D077FB" w:rsidRPr="006A79EC">
        <w:rPr>
          <w:rFonts w:ascii="Times New Roman" w:hAnsi="Times New Roman" w:cs="Times New Roman"/>
        </w:rPr>
        <w:t>, Bogotá,</w:t>
      </w:r>
      <w:r w:rsidRPr="006A79EC">
        <w:rPr>
          <w:rFonts w:ascii="Times New Roman" w:hAnsi="Times New Roman" w:cs="Times New Roman"/>
        </w:rPr>
        <w:t xml:space="preserve"> Colombia. The activity was </w:t>
      </w:r>
      <w:r w:rsidR="00D077FB" w:rsidRPr="006A79EC">
        <w:rPr>
          <w:rFonts w:ascii="Times New Roman" w:hAnsi="Times New Roman" w:cs="Times New Roman"/>
        </w:rPr>
        <w:t xml:space="preserve">developed </w:t>
      </w:r>
      <w:r w:rsidRPr="006A79EC">
        <w:rPr>
          <w:rFonts w:ascii="Times New Roman" w:hAnsi="Times New Roman" w:cs="Times New Roman"/>
        </w:rPr>
        <w:t>between 2012 and 2013.</w:t>
      </w:r>
    </w:p>
    <w:p w14:paraId="7BCD577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0FA2AAC3" w14:textId="454A7397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purpose of </w:t>
      </w:r>
      <w:r w:rsidR="00D077FB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WikITRB is to collectively write ITRB</w:t>
      </w:r>
      <w:r w:rsidR="00D077FB" w:rsidRPr="006A79EC">
        <w:rPr>
          <w:rFonts w:ascii="Times New Roman" w:hAnsi="Times New Roman" w:cs="Times New Roman"/>
        </w:rPr>
        <w:t xml:space="preserve"> (</w:t>
      </w:r>
      <w:proofErr w:type="spellStart"/>
      <w:r w:rsidR="00D077FB" w:rsidRPr="006A79EC">
        <w:rPr>
          <w:rFonts w:ascii="Times New Roman" w:hAnsi="Times New Roman" w:cs="Times New Roman"/>
        </w:rPr>
        <w:t>Informe</w:t>
      </w:r>
      <w:proofErr w:type="spellEnd"/>
      <w:r w:rsidR="00D077FB" w:rsidRPr="006A79EC">
        <w:rPr>
          <w:rFonts w:ascii="Times New Roman" w:hAnsi="Times New Roman" w:cs="Times New Roman"/>
        </w:rPr>
        <w:t xml:space="preserve"> </w:t>
      </w:r>
      <w:proofErr w:type="spellStart"/>
      <w:r w:rsidR="00D077FB" w:rsidRPr="006A79EC">
        <w:rPr>
          <w:rFonts w:ascii="Times New Roman" w:hAnsi="Times New Roman" w:cs="Times New Roman"/>
        </w:rPr>
        <w:t>Técnico</w:t>
      </w:r>
      <w:proofErr w:type="spellEnd"/>
      <w:r w:rsidR="00D077FB" w:rsidRPr="006A79EC">
        <w:rPr>
          <w:rFonts w:ascii="Times New Roman" w:hAnsi="Times New Roman" w:cs="Times New Roman"/>
        </w:rPr>
        <w:t xml:space="preserve"> de </w:t>
      </w:r>
      <w:proofErr w:type="spellStart"/>
      <w:r w:rsidR="00D077FB" w:rsidRPr="006A79EC">
        <w:rPr>
          <w:rFonts w:ascii="Times New Roman" w:hAnsi="Times New Roman" w:cs="Times New Roman"/>
        </w:rPr>
        <w:t>Revisión</w:t>
      </w:r>
      <w:proofErr w:type="spellEnd"/>
      <w:r w:rsidR="00D077FB" w:rsidRPr="006A79EC">
        <w:rPr>
          <w:rFonts w:ascii="Times New Roman" w:hAnsi="Times New Roman" w:cs="Times New Roman"/>
        </w:rPr>
        <w:t xml:space="preserve"> </w:t>
      </w:r>
      <w:proofErr w:type="spellStart"/>
      <w:r w:rsidR="00D077FB" w:rsidRPr="006A79EC">
        <w:rPr>
          <w:rFonts w:ascii="Times New Roman" w:hAnsi="Times New Roman" w:cs="Times New Roman"/>
        </w:rPr>
        <w:t>Bibliográfica</w:t>
      </w:r>
      <w:proofErr w:type="spellEnd"/>
      <w:r w:rsidR="00D077FB" w:rsidRPr="006A79EC">
        <w:rPr>
          <w:rFonts w:ascii="Times New Roman" w:eastAsia="Times New Roman" w:hAnsi="Times New Roman" w:cs="Times New Roman"/>
          <w:sz w:val="24"/>
        </w:rPr>
        <w:t>—</w:t>
      </w:r>
      <w:r w:rsidR="00D077FB" w:rsidRPr="006A79EC">
        <w:rPr>
          <w:rFonts w:ascii="Times New Roman" w:hAnsi="Times New Roman" w:cs="Times New Roman"/>
        </w:rPr>
        <w:t>Technical Report of Literature Review) documents</w:t>
      </w:r>
      <w:r w:rsidRPr="006A79EC">
        <w:rPr>
          <w:rFonts w:ascii="Times New Roman" w:hAnsi="Times New Roman" w:cs="Times New Roman"/>
        </w:rPr>
        <w:t xml:space="preserve">. ITRB </w:t>
      </w:r>
      <w:r w:rsidR="00D077FB" w:rsidRPr="006A79EC">
        <w:rPr>
          <w:rFonts w:ascii="Times New Roman" w:hAnsi="Times New Roman" w:cs="Times New Roman"/>
        </w:rPr>
        <w:t>documents pro</w:t>
      </w:r>
      <w:r w:rsidRPr="006A79EC">
        <w:rPr>
          <w:rFonts w:ascii="Times New Roman" w:hAnsi="Times New Roman" w:cs="Times New Roman"/>
        </w:rPr>
        <w:t xml:space="preserve">pose one question </w:t>
      </w:r>
      <w:r w:rsidR="00D077FB" w:rsidRPr="006A79EC">
        <w:rPr>
          <w:rFonts w:ascii="Times New Roman" w:hAnsi="Times New Roman" w:cs="Times New Roman"/>
        </w:rPr>
        <w:t>for a</w:t>
      </w:r>
      <w:r w:rsidRPr="006A79EC">
        <w:rPr>
          <w:rFonts w:ascii="Times New Roman" w:hAnsi="Times New Roman" w:cs="Times New Roman"/>
        </w:rPr>
        <w:t xml:space="preserve"> </w:t>
      </w:r>
      <w:r w:rsidR="00D077FB" w:rsidRPr="006A79EC">
        <w:rPr>
          <w:rFonts w:ascii="Times New Roman" w:hAnsi="Times New Roman" w:cs="Times New Roman"/>
        </w:rPr>
        <w:t xml:space="preserve">given </w:t>
      </w:r>
      <w:r w:rsidRPr="006A79EC">
        <w:rPr>
          <w:rFonts w:ascii="Times New Roman" w:hAnsi="Times New Roman" w:cs="Times New Roman"/>
        </w:rPr>
        <w:t xml:space="preserve">topic, </w:t>
      </w:r>
      <w:r w:rsidR="00D077FB" w:rsidRPr="006A79EC">
        <w:rPr>
          <w:rFonts w:ascii="Times New Roman" w:hAnsi="Times New Roman" w:cs="Times New Roman"/>
        </w:rPr>
        <w:t xml:space="preserve">and </w:t>
      </w:r>
      <w:r w:rsidRPr="006A79EC">
        <w:rPr>
          <w:rFonts w:ascii="Times New Roman" w:hAnsi="Times New Roman" w:cs="Times New Roman"/>
        </w:rPr>
        <w:t xml:space="preserve">students </w:t>
      </w:r>
      <w:r w:rsidR="00E23F0B" w:rsidRPr="006A79EC">
        <w:rPr>
          <w:rFonts w:ascii="Times New Roman" w:hAnsi="Times New Roman" w:cs="Times New Roman"/>
        </w:rPr>
        <w:t xml:space="preserve">then </w:t>
      </w:r>
      <w:r w:rsidRPr="006A79EC">
        <w:rPr>
          <w:rFonts w:ascii="Times New Roman" w:hAnsi="Times New Roman" w:cs="Times New Roman"/>
        </w:rPr>
        <w:t xml:space="preserve">include arguments, author positions and opinions about the proposed question. The activity </w:t>
      </w:r>
      <w:r w:rsidR="00D077FB" w:rsidRPr="006A79EC">
        <w:rPr>
          <w:rFonts w:ascii="Times New Roman" w:hAnsi="Times New Roman" w:cs="Times New Roman"/>
        </w:rPr>
        <w:t xml:space="preserve">aims to encourage </w:t>
      </w:r>
      <w:r w:rsidRPr="006A79EC">
        <w:rPr>
          <w:rFonts w:ascii="Times New Roman" w:hAnsi="Times New Roman" w:cs="Times New Roman"/>
        </w:rPr>
        <w:t>student</w:t>
      </w:r>
      <w:r w:rsidR="00D077FB" w:rsidRPr="006A79EC">
        <w:rPr>
          <w:rFonts w:ascii="Times New Roman" w:hAnsi="Times New Roman" w:cs="Times New Roman"/>
        </w:rPr>
        <w:t>s to</w:t>
      </w:r>
      <w:r w:rsidRPr="006A79EC">
        <w:rPr>
          <w:rFonts w:ascii="Times New Roman" w:hAnsi="Times New Roman" w:cs="Times New Roman"/>
        </w:rPr>
        <w:t xml:space="preserve"> acquire </w:t>
      </w:r>
      <w:r w:rsidR="00E23F0B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competencies to write argumentative document</w:t>
      </w:r>
      <w:r w:rsidR="0091111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. Based on </w:t>
      </w:r>
      <w:r w:rsidR="00D077FB" w:rsidRPr="006A79EC">
        <w:rPr>
          <w:rFonts w:ascii="Times New Roman" w:hAnsi="Times New Roman" w:cs="Times New Roman"/>
        </w:rPr>
        <w:t xml:space="preserve">the theory of </w:t>
      </w:r>
      <w:r w:rsidRPr="006A79EC">
        <w:rPr>
          <w:rFonts w:ascii="Times New Roman" w:hAnsi="Times New Roman" w:cs="Times New Roman"/>
        </w:rPr>
        <w:t xml:space="preserve">collective intelligence, we designed a collaborative document schema via a Wiki platform. </w:t>
      </w:r>
      <w:r w:rsidR="00E23F0B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>tudents participate</w:t>
      </w:r>
      <w:r w:rsidR="00E23F0B" w:rsidRPr="006A79EC">
        <w:rPr>
          <w:rFonts w:ascii="Times New Roman" w:hAnsi="Times New Roman" w:cs="Times New Roman"/>
        </w:rPr>
        <w:t>d</w:t>
      </w:r>
      <w:r w:rsidRPr="006A79EC">
        <w:rPr>
          <w:rFonts w:ascii="Times New Roman" w:hAnsi="Times New Roman" w:cs="Times New Roman"/>
        </w:rPr>
        <w:t xml:space="preserve"> in </w:t>
      </w:r>
      <w:r w:rsidR="00D077FB" w:rsidRPr="006A79EC">
        <w:rPr>
          <w:rFonts w:ascii="Times New Roman" w:hAnsi="Times New Roman" w:cs="Times New Roman"/>
        </w:rPr>
        <w:t xml:space="preserve">the writing and modification of </w:t>
      </w:r>
      <w:r w:rsidRPr="006A79EC">
        <w:rPr>
          <w:rFonts w:ascii="Times New Roman" w:hAnsi="Times New Roman" w:cs="Times New Roman"/>
        </w:rPr>
        <w:t>several documents</w:t>
      </w:r>
      <w:r w:rsidR="00E23F0B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with references, arguments, corrections, etc. </w:t>
      </w:r>
      <w:r w:rsidR="00E23F0B" w:rsidRPr="006A79EC">
        <w:rPr>
          <w:rFonts w:ascii="Times New Roman" w:hAnsi="Times New Roman" w:cs="Times New Roman"/>
        </w:rPr>
        <w:t>E</w:t>
      </w:r>
      <w:r w:rsidRPr="006A79EC">
        <w:rPr>
          <w:rFonts w:ascii="Times New Roman" w:hAnsi="Times New Roman" w:cs="Times New Roman"/>
        </w:rPr>
        <w:t xml:space="preserve">ach student </w:t>
      </w:r>
      <w:r w:rsidR="00E23F0B" w:rsidRPr="006A79EC">
        <w:rPr>
          <w:rFonts w:ascii="Times New Roman" w:hAnsi="Times New Roman" w:cs="Times New Roman"/>
        </w:rPr>
        <w:t xml:space="preserve">could </w:t>
      </w:r>
      <w:r w:rsidR="0091111D" w:rsidRPr="006A79EC">
        <w:rPr>
          <w:rFonts w:ascii="Times New Roman" w:hAnsi="Times New Roman" w:cs="Times New Roman"/>
        </w:rPr>
        <w:t>promote</w:t>
      </w:r>
      <w:r w:rsidRPr="006A79EC">
        <w:rPr>
          <w:rFonts w:ascii="Times New Roman" w:hAnsi="Times New Roman" w:cs="Times New Roman"/>
        </w:rPr>
        <w:t>, eliminate and</w:t>
      </w:r>
      <w:r w:rsidR="00D077FB" w:rsidRPr="006A79EC">
        <w:rPr>
          <w:rFonts w:ascii="Times New Roman" w:hAnsi="Times New Roman" w:cs="Times New Roman"/>
        </w:rPr>
        <w:t>/or</w:t>
      </w:r>
      <w:r w:rsidRPr="006A79EC">
        <w:rPr>
          <w:rFonts w:ascii="Times New Roman" w:hAnsi="Times New Roman" w:cs="Times New Roman"/>
        </w:rPr>
        <w:t xml:space="preserve"> edit a text or document. Finally, each student decide</w:t>
      </w:r>
      <w:r w:rsidR="00E23F0B" w:rsidRPr="006A79EC">
        <w:rPr>
          <w:rFonts w:ascii="Times New Roman" w:hAnsi="Times New Roman" w:cs="Times New Roman"/>
        </w:rPr>
        <w:t>d</w:t>
      </w:r>
      <w:r w:rsidRPr="006A79EC">
        <w:rPr>
          <w:rFonts w:ascii="Times New Roman" w:hAnsi="Times New Roman" w:cs="Times New Roman"/>
        </w:rPr>
        <w:t xml:space="preserve"> to be </w:t>
      </w:r>
      <w:r w:rsidR="00D077FB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author of a subset of documents</w:t>
      </w:r>
      <w:r w:rsidR="00E23F0B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which she or he </w:t>
      </w:r>
      <w:r w:rsidR="00E23F0B" w:rsidRPr="006A79EC">
        <w:rPr>
          <w:rFonts w:ascii="Times New Roman" w:hAnsi="Times New Roman" w:cs="Times New Roman"/>
        </w:rPr>
        <w:t xml:space="preserve">should </w:t>
      </w:r>
      <w:r w:rsidRPr="006A79EC">
        <w:rPr>
          <w:rFonts w:ascii="Times New Roman" w:hAnsi="Times New Roman" w:cs="Times New Roman"/>
        </w:rPr>
        <w:t>edit and evaluate.</w:t>
      </w:r>
    </w:p>
    <w:p w14:paraId="6E7DA59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547BA19" w14:textId="6CA542FC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The participation of student</w:t>
      </w:r>
      <w:r w:rsidR="00D077FB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in the WikITRB is </w:t>
      </w:r>
      <w:r w:rsidR="00D077FB" w:rsidRPr="006A79EC">
        <w:rPr>
          <w:rFonts w:ascii="Times New Roman" w:hAnsi="Times New Roman" w:cs="Times New Roman"/>
        </w:rPr>
        <w:t xml:space="preserve">stored up </w:t>
      </w:r>
      <w:r w:rsidRPr="006A79EC">
        <w:rPr>
          <w:rFonts w:ascii="Times New Roman" w:hAnsi="Times New Roman" w:cs="Times New Roman"/>
        </w:rPr>
        <w:t xml:space="preserve">over time; </w:t>
      </w:r>
      <w:r w:rsidR="00E23F0B" w:rsidRPr="006A79EC">
        <w:rPr>
          <w:rFonts w:ascii="Times New Roman" w:hAnsi="Times New Roman" w:cs="Times New Roman"/>
        </w:rPr>
        <w:t xml:space="preserve">this </w:t>
      </w:r>
      <w:r w:rsidRPr="006A79EC">
        <w:rPr>
          <w:rFonts w:ascii="Times New Roman" w:hAnsi="Times New Roman" w:cs="Times New Roman"/>
        </w:rPr>
        <w:t xml:space="preserve">allows </w:t>
      </w:r>
      <w:r w:rsidR="00D077FB" w:rsidRPr="006A79EC">
        <w:rPr>
          <w:rFonts w:ascii="Times New Roman" w:hAnsi="Times New Roman" w:cs="Times New Roman"/>
        </w:rPr>
        <w:t xml:space="preserve">for the </w:t>
      </w:r>
      <w:r w:rsidRPr="006A79EC">
        <w:rPr>
          <w:rFonts w:ascii="Times New Roman" w:hAnsi="Times New Roman" w:cs="Times New Roman"/>
        </w:rPr>
        <w:t>build</w:t>
      </w:r>
      <w:r w:rsidR="00D077FB" w:rsidRPr="006A79EC">
        <w:rPr>
          <w:rFonts w:ascii="Times New Roman" w:hAnsi="Times New Roman" w:cs="Times New Roman"/>
        </w:rPr>
        <w:t>ing</w:t>
      </w:r>
      <w:r w:rsidRPr="006A79EC">
        <w:rPr>
          <w:rFonts w:ascii="Times New Roman" w:hAnsi="Times New Roman" w:cs="Times New Roman"/>
        </w:rPr>
        <w:t xml:space="preserve"> up </w:t>
      </w:r>
      <w:r w:rsidR="00D077FB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>a network from the aggregation of connected authors via co-</w:t>
      </w:r>
      <w:r w:rsidR="00E23F0B" w:rsidRPr="006A79EC">
        <w:rPr>
          <w:rFonts w:ascii="Times New Roman" w:hAnsi="Times New Roman" w:cs="Times New Roman"/>
        </w:rPr>
        <w:t xml:space="preserve">authored </w:t>
      </w:r>
      <w:r w:rsidRPr="006A79EC">
        <w:rPr>
          <w:rFonts w:ascii="Times New Roman" w:hAnsi="Times New Roman" w:cs="Times New Roman"/>
        </w:rPr>
        <w:t xml:space="preserve">documents. We constructed a dynamic network through the extraction of subnets </w:t>
      </w:r>
      <w:r w:rsidR="00D077FB" w:rsidRPr="006A79EC">
        <w:rPr>
          <w:rFonts w:ascii="Times New Roman" w:hAnsi="Times New Roman" w:cs="Times New Roman"/>
        </w:rPr>
        <w:t>of</w:t>
      </w:r>
      <w:r w:rsidRPr="006A79EC">
        <w:rPr>
          <w:rFonts w:ascii="Times New Roman" w:hAnsi="Times New Roman" w:cs="Times New Roman"/>
        </w:rPr>
        <w:t xml:space="preserve"> documents over time. </w:t>
      </w:r>
      <w:r w:rsidR="00D077FB" w:rsidRPr="006A79EC">
        <w:rPr>
          <w:rFonts w:ascii="Times New Roman" w:hAnsi="Times New Roman" w:cs="Times New Roman"/>
        </w:rPr>
        <w:t>W</w:t>
      </w:r>
      <w:r w:rsidRPr="006A79EC">
        <w:rPr>
          <w:rFonts w:ascii="Times New Roman" w:hAnsi="Times New Roman" w:cs="Times New Roman"/>
        </w:rPr>
        <w:t xml:space="preserve">e </w:t>
      </w:r>
      <w:r w:rsidR="0091111D" w:rsidRPr="006A79EC">
        <w:rPr>
          <w:rFonts w:ascii="Times New Roman" w:hAnsi="Times New Roman" w:cs="Times New Roman"/>
        </w:rPr>
        <w:t xml:space="preserve">were </w:t>
      </w:r>
      <w:r w:rsidR="00D077FB" w:rsidRPr="006A79EC">
        <w:rPr>
          <w:rFonts w:ascii="Times New Roman" w:hAnsi="Times New Roman" w:cs="Times New Roman"/>
        </w:rPr>
        <w:t xml:space="preserve">therefore </w:t>
      </w:r>
      <w:r w:rsidR="0091111D" w:rsidRPr="006A79EC">
        <w:rPr>
          <w:rFonts w:ascii="Times New Roman" w:hAnsi="Times New Roman" w:cs="Times New Roman"/>
        </w:rPr>
        <w:t xml:space="preserve">able to </w:t>
      </w:r>
      <w:r w:rsidRPr="006A79EC">
        <w:rPr>
          <w:rFonts w:ascii="Times New Roman" w:hAnsi="Times New Roman" w:cs="Times New Roman"/>
        </w:rPr>
        <w:t>evaluate the dynamics of structural network properties.</w:t>
      </w:r>
    </w:p>
    <w:p w14:paraId="0BBB3C4F" w14:textId="77777777" w:rsidR="0067633B" w:rsidRPr="002C4BFC" w:rsidRDefault="0067633B" w:rsidP="006A79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055368" w14:textId="1B07A0C1" w:rsidR="0067633B" w:rsidRPr="002C4BFC" w:rsidRDefault="0079634F" w:rsidP="006A79EC">
      <w:pPr>
        <w:pStyle w:val="Heading1"/>
        <w:spacing w:before="0" w:line="276" w:lineRule="auto"/>
        <w:contextualSpacing w:val="0"/>
        <w:jc w:val="both"/>
        <w:rPr>
          <w:rFonts w:ascii="Times New Roman" w:hAnsi="Times New Roman" w:cs="Times New Roman"/>
          <w:b/>
        </w:rPr>
      </w:pPr>
      <w:bookmarkStart w:id="7" w:name="h.kro3al2v0gja"/>
      <w:bookmarkEnd w:id="7"/>
      <w:r w:rsidRPr="002C4BFC">
        <w:rPr>
          <w:rFonts w:ascii="Times New Roman" w:hAnsi="Times New Roman" w:cs="Times New Roman"/>
          <w:b/>
        </w:rPr>
        <w:t>Empirical analysis and modeling</w:t>
      </w:r>
    </w:p>
    <w:p w14:paraId="4C5D72CE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380A2141" w14:textId="652F310E" w:rsidR="0067633B" w:rsidRPr="006A79EC" w:rsidRDefault="001A211D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C</w:t>
      </w:r>
      <w:r w:rsidR="0079634F" w:rsidRPr="006A79EC">
        <w:rPr>
          <w:rFonts w:ascii="Times New Roman" w:hAnsi="Times New Roman" w:cs="Times New Roman"/>
        </w:rPr>
        <w:t xml:space="preserve">lassical random networks </w:t>
      </w:r>
      <w:r w:rsidR="00F33179" w:rsidRPr="006A79EC">
        <w:rPr>
          <w:rFonts w:ascii="Times New Roman" w:hAnsi="Times New Roman" w:cs="Times New Roman"/>
          <w:noProof/>
        </w:rPr>
        <w:t>(Erdős &amp; Rényi, 1959)</w:t>
      </w:r>
      <w:r w:rsidR="00E33D7B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 xml:space="preserve">are constructed with connections between randomly selected pairs of vertices. </w:t>
      </w:r>
      <w:r w:rsidRPr="006A79EC">
        <w:rPr>
          <w:rFonts w:ascii="Times New Roman" w:hAnsi="Times New Roman" w:cs="Times New Roman"/>
        </w:rPr>
        <w:t>By contrast</w:t>
      </w:r>
      <w:r w:rsidR="0079634F" w:rsidRPr="006A79EC">
        <w:rPr>
          <w:rFonts w:ascii="Times New Roman" w:hAnsi="Times New Roman" w:cs="Times New Roman"/>
        </w:rPr>
        <w:t xml:space="preserve">, small world networks </w:t>
      </w:r>
      <w:r w:rsidR="00D077FB" w:rsidRPr="006A79EC">
        <w:rPr>
          <w:rFonts w:ascii="Times New Roman" w:hAnsi="Times New Roman" w:cs="Times New Roman"/>
        </w:rPr>
        <w:t xml:space="preserve">are </w:t>
      </w:r>
      <w:r w:rsidR="0079634F" w:rsidRPr="006A79EC">
        <w:rPr>
          <w:rFonts w:ascii="Times New Roman" w:hAnsi="Times New Roman" w:cs="Times New Roman"/>
        </w:rPr>
        <w:t xml:space="preserve">characterized </w:t>
      </w:r>
      <w:r w:rsidR="00D077FB" w:rsidRPr="006A79EC">
        <w:rPr>
          <w:rFonts w:ascii="Times New Roman" w:hAnsi="Times New Roman" w:cs="Times New Roman"/>
        </w:rPr>
        <w:t xml:space="preserve">as being </w:t>
      </w:r>
      <w:r w:rsidR="0079634F" w:rsidRPr="006A79EC">
        <w:rPr>
          <w:rFonts w:ascii="Times New Roman" w:hAnsi="Times New Roman" w:cs="Times New Roman"/>
        </w:rPr>
        <w:t>“highly clustered, like regular lattices, yet have small characteristic path lengths, like random graphs. [...] '</w:t>
      </w:r>
      <w:proofErr w:type="gramStart"/>
      <w:r w:rsidR="0079634F" w:rsidRPr="006A79EC">
        <w:rPr>
          <w:rFonts w:ascii="Times New Roman" w:hAnsi="Times New Roman" w:cs="Times New Roman"/>
        </w:rPr>
        <w:t>small</w:t>
      </w:r>
      <w:proofErr w:type="gramEnd"/>
      <w:r w:rsidR="0079634F" w:rsidRPr="006A79EC">
        <w:rPr>
          <w:rFonts w:ascii="Times New Roman" w:hAnsi="Times New Roman" w:cs="Times New Roman"/>
        </w:rPr>
        <w:t>-world' networks, by analogy with the small-world phenomenon, (popularly known as six degrees of separation)”</w:t>
      </w:r>
      <w:sdt>
        <w:sdtPr>
          <w:rPr>
            <w:rFonts w:ascii="Times New Roman" w:hAnsi="Times New Roman" w:cs="Times New Roman"/>
          </w:rPr>
          <w:id w:val="-1763676752"/>
          <w:citation/>
        </w:sdtPr>
        <w:sdtContent>
          <w:r w:rsidR="008469CF" w:rsidRPr="006A79EC">
            <w:rPr>
              <w:rFonts w:ascii="Times New Roman" w:hAnsi="Times New Roman" w:cs="Times New Roman"/>
            </w:rPr>
            <w:fldChar w:fldCharType="begin"/>
          </w:r>
          <w:r w:rsidR="008469CF" w:rsidRPr="006A79EC">
            <w:rPr>
              <w:rFonts w:ascii="Times New Roman" w:hAnsi="Times New Roman" w:cs="Times New Roman"/>
            </w:rPr>
            <w:instrText xml:space="preserve">CITATION Wat98 \l 1033 </w:instrText>
          </w:r>
          <w:r w:rsidR="008469CF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(Watts &amp; Strogatz 1998)</w:t>
          </w:r>
          <w:r w:rsidR="008469CF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79634F" w:rsidRPr="006A79EC">
        <w:rPr>
          <w:rFonts w:ascii="Times New Roman" w:hAnsi="Times New Roman" w:cs="Times New Roman"/>
        </w:rPr>
        <w:t xml:space="preserve">. </w:t>
      </w:r>
      <w:r w:rsidRPr="006A79EC">
        <w:rPr>
          <w:rFonts w:ascii="Times New Roman" w:hAnsi="Times New Roman" w:cs="Times New Roman"/>
        </w:rPr>
        <w:t>For the networks in our study, w</w:t>
      </w:r>
      <w:r w:rsidR="0079634F" w:rsidRPr="006A79EC">
        <w:rPr>
          <w:rFonts w:ascii="Times New Roman" w:hAnsi="Times New Roman" w:cs="Times New Roman"/>
        </w:rPr>
        <w:t>e compute</w:t>
      </w:r>
      <w:r w:rsidRPr="006A79EC">
        <w:rPr>
          <w:rFonts w:ascii="Times New Roman" w:hAnsi="Times New Roman" w:cs="Times New Roman"/>
        </w:rPr>
        <w:t>d</w:t>
      </w:r>
      <w:r w:rsidR="0079634F" w:rsidRPr="006A79EC">
        <w:rPr>
          <w:rFonts w:ascii="Times New Roman" w:hAnsi="Times New Roman" w:cs="Times New Roman"/>
        </w:rPr>
        <w:t xml:space="preserve"> the</w:t>
      </w:r>
      <w:r w:rsidR="00760A63" w:rsidRPr="006A79EC">
        <w:rPr>
          <w:rFonts w:ascii="Times New Roman" w:hAnsi="Times New Roman" w:cs="Times New Roman"/>
        </w:rPr>
        <w:t xml:space="preserve"> following</w:t>
      </w:r>
      <w:r w:rsidR="0079634F" w:rsidRPr="006A79EC">
        <w:rPr>
          <w:rFonts w:ascii="Times New Roman" w:hAnsi="Times New Roman" w:cs="Times New Roman"/>
        </w:rPr>
        <w:t xml:space="preserve"> referential measurements: clustering coefficient and average path length. </w:t>
      </w:r>
      <w:r w:rsidR="00760A63" w:rsidRPr="006A79EC">
        <w:rPr>
          <w:rFonts w:ascii="Times New Roman" w:hAnsi="Times New Roman" w:cs="Times New Roman"/>
        </w:rPr>
        <w:t xml:space="preserve">Both </w:t>
      </w:r>
      <w:r w:rsidR="0079634F" w:rsidRPr="006A79EC">
        <w:rPr>
          <w:rFonts w:ascii="Times New Roman" w:hAnsi="Times New Roman" w:cs="Times New Roman"/>
        </w:rPr>
        <w:t xml:space="preserve">have behaviors </w:t>
      </w:r>
      <w:r w:rsidR="00D077FB" w:rsidRPr="006A79EC">
        <w:rPr>
          <w:rFonts w:ascii="Times New Roman" w:hAnsi="Times New Roman" w:cs="Times New Roman"/>
        </w:rPr>
        <w:t xml:space="preserve">that are </w:t>
      </w:r>
      <w:r w:rsidR="0079634F" w:rsidRPr="006A79EC">
        <w:rPr>
          <w:rFonts w:ascii="Times New Roman" w:hAnsi="Times New Roman" w:cs="Times New Roman"/>
        </w:rPr>
        <w:t xml:space="preserve">totally </w:t>
      </w:r>
      <w:r w:rsidR="00D077FB" w:rsidRPr="006A79EC">
        <w:rPr>
          <w:rFonts w:ascii="Times New Roman" w:hAnsi="Times New Roman" w:cs="Times New Roman"/>
        </w:rPr>
        <w:t xml:space="preserve">different </w:t>
      </w:r>
      <w:r w:rsidR="0079634F" w:rsidRPr="006A79EC">
        <w:rPr>
          <w:rFonts w:ascii="Times New Roman" w:hAnsi="Times New Roman" w:cs="Times New Roman"/>
        </w:rPr>
        <w:t>in equilibrium networks (random networks) and no</w:t>
      </w:r>
      <w:r w:rsidR="00760A63" w:rsidRPr="006A79EC">
        <w:rPr>
          <w:rFonts w:ascii="Times New Roman" w:hAnsi="Times New Roman" w:cs="Times New Roman"/>
        </w:rPr>
        <w:t>n</w:t>
      </w:r>
      <w:r w:rsidR="0079634F" w:rsidRPr="006A79EC">
        <w:rPr>
          <w:rFonts w:ascii="Times New Roman" w:hAnsi="Times New Roman" w:cs="Times New Roman"/>
        </w:rPr>
        <w:t xml:space="preserve">-equilibrium networks </w:t>
      </w:r>
      <w:sdt>
        <w:sdtPr>
          <w:rPr>
            <w:rFonts w:ascii="Times New Roman" w:hAnsi="Times New Roman" w:cs="Times New Roman"/>
          </w:rPr>
          <w:id w:val="91370495"/>
          <w:citation/>
        </w:sdtPr>
        <w:sdtContent>
          <w:r w:rsidR="00AA1290" w:rsidRPr="006A79EC">
            <w:rPr>
              <w:rFonts w:ascii="Times New Roman" w:hAnsi="Times New Roman" w:cs="Times New Roman"/>
            </w:rPr>
            <w:fldChar w:fldCharType="begin"/>
          </w:r>
          <w:r w:rsidR="00AA1290" w:rsidRPr="006A79EC">
            <w:rPr>
              <w:rFonts w:ascii="Times New Roman" w:hAnsi="Times New Roman" w:cs="Times New Roman"/>
            </w:rPr>
            <w:instrText xml:space="preserve"> CITATION Dor131 \l 1033 </w:instrText>
          </w:r>
          <w:r w:rsidR="00AA1290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(Dorogovtsev &amp; Mendes 2013)</w:t>
          </w:r>
          <w:r w:rsidR="00AA1290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AA1290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\</w:t>
      </w:r>
      <w:proofErr w:type="gramStart"/>
      <w:r w:rsidR="0079634F" w:rsidRPr="006A79EC">
        <w:rPr>
          <w:rFonts w:ascii="Times New Roman" w:hAnsi="Times New Roman" w:cs="Times New Roman"/>
        </w:rPr>
        <w:t>cite{</w:t>
      </w:r>
      <w:proofErr w:type="gramEnd"/>
      <w:r w:rsidR="0079634F" w:rsidRPr="006A79EC">
        <w:rPr>
          <w:rFonts w:ascii="Times New Roman" w:hAnsi="Times New Roman" w:cs="Times New Roman"/>
        </w:rPr>
        <w:t xml:space="preserve">dorogovtsev2013evolution}. We assume that </w:t>
      </w:r>
      <w:r w:rsidR="005F3A62" w:rsidRPr="006A79EC">
        <w:rPr>
          <w:rFonts w:ascii="Times New Roman" w:hAnsi="Times New Roman" w:cs="Times New Roman"/>
        </w:rPr>
        <w:t xml:space="preserve">the </w:t>
      </w:r>
      <w:r w:rsidR="005F3A62" w:rsidRPr="006A79EC">
        <w:rPr>
          <w:rFonts w:ascii="Times New Roman" w:hAnsi="Times New Roman" w:cs="Times New Roman"/>
        </w:rPr>
        <w:lastRenderedPageBreak/>
        <w:t xml:space="preserve">mechanisms </w:t>
      </w:r>
      <w:r w:rsidR="0079634F" w:rsidRPr="006A79EC">
        <w:rPr>
          <w:rFonts w:ascii="Times New Roman" w:hAnsi="Times New Roman" w:cs="Times New Roman"/>
        </w:rPr>
        <w:t xml:space="preserve">underpinning </w:t>
      </w:r>
      <w:r w:rsidR="005F3A62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>networks of wiki</w:t>
      </w:r>
      <w:r w:rsidR="005F3A62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 xml:space="preserve">systems are not random, </w:t>
      </w:r>
      <w:r w:rsidR="005F3A62" w:rsidRPr="006A79EC">
        <w:rPr>
          <w:rFonts w:ascii="Times New Roman" w:hAnsi="Times New Roman" w:cs="Times New Roman"/>
        </w:rPr>
        <w:t xml:space="preserve">but </w:t>
      </w:r>
      <w:r w:rsidR="0079634F" w:rsidRPr="006A79EC">
        <w:rPr>
          <w:rFonts w:ascii="Times New Roman" w:hAnsi="Times New Roman" w:cs="Times New Roman"/>
        </w:rPr>
        <w:t xml:space="preserve">are </w:t>
      </w:r>
      <w:r w:rsidR="005F3A62" w:rsidRPr="006A79EC">
        <w:rPr>
          <w:rFonts w:ascii="Times New Roman" w:hAnsi="Times New Roman" w:cs="Times New Roman"/>
        </w:rPr>
        <w:t xml:space="preserve">rather </w:t>
      </w:r>
      <w:r w:rsidR="0079634F" w:rsidRPr="006A79EC">
        <w:rPr>
          <w:rFonts w:ascii="Times New Roman" w:hAnsi="Times New Roman" w:cs="Times New Roman"/>
        </w:rPr>
        <w:t>mechanisms that self-regulate collective production.</w:t>
      </w:r>
    </w:p>
    <w:p w14:paraId="77AA7AF9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23CA3C8" w14:textId="4154B56D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In this paper, we study the network of co-authored </w:t>
      </w:r>
      <w:r w:rsidR="005F3A62" w:rsidRPr="006A79EC">
        <w:rPr>
          <w:rFonts w:ascii="Times New Roman" w:hAnsi="Times New Roman" w:cs="Times New Roman"/>
        </w:rPr>
        <w:t xml:space="preserve">WikITRB </w:t>
      </w:r>
      <w:r w:rsidRPr="006A79EC">
        <w:rPr>
          <w:rFonts w:ascii="Times New Roman" w:hAnsi="Times New Roman" w:cs="Times New Roman"/>
        </w:rPr>
        <w:t xml:space="preserve">pages based on clustering coefficient and average path length. At </w:t>
      </w:r>
      <w:r w:rsidR="005F3A62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same time, the proposed model was studied </w:t>
      </w:r>
      <w:r w:rsidR="005F3A62" w:rsidRPr="006A79EC">
        <w:rPr>
          <w:rFonts w:ascii="Times New Roman" w:hAnsi="Times New Roman" w:cs="Times New Roman"/>
        </w:rPr>
        <w:t xml:space="preserve">using </w:t>
      </w:r>
      <w:r w:rsidRPr="006A79EC">
        <w:rPr>
          <w:rFonts w:ascii="Times New Roman" w:hAnsi="Times New Roman" w:cs="Times New Roman"/>
        </w:rPr>
        <w:t xml:space="preserve">the same measurements. </w:t>
      </w:r>
      <w:r w:rsidR="005F3A62" w:rsidRPr="006A79EC">
        <w:rPr>
          <w:rFonts w:ascii="Times New Roman" w:hAnsi="Times New Roman" w:cs="Times New Roman"/>
        </w:rPr>
        <w:t>T</w:t>
      </w:r>
      <w:r w:rsidRPr="006A79EC">
        <w:rPr>
          <w:rFonts w:ascii="Times New Roman" w:hAnsi="Times New Roman" w:cs="Times New Roman"/>
        </w:rPr>
        <w:t>he wiki</w:t>
      </w:r>
      <w:r w:rsidR="005F3A62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 xml:space="preserve">systems </w:t>
      </w:r>
      <w:r w:rsidR="005F3A62" w:rsidRPr="006A79EC">
        <w:rPr>
          <w:rFonts w:ascii="Times New Roman" w:hAnsi="Times New Roman" w:cs="Times New Roman"/>
        </w:rPr>
        <w:t xml:space="preserve">were therefore </w:t>
      </w:r>
      <w:r w:rsidRPr="006A79EC">
        <w:rPr>
          <w:rFonts w:ascii="Times New Roman" w:hAnsi="Times New Roman" w:cs="Times New Roman"/>
        </w:rPr>
        <w:t xml:space="preserve">studied based on independent structural features. </w:t>
      </w:r>
      <w:r w:rsidR="005F3A62" w:rsidRPr="006A79EC">
        <w:rPr>
          <w:rFonts w:ascii="Times New Roman" w:hAnsi="Times New Roman" w:cs="Times New Roman"/>
        </w:rPr>
        <w:t>R</w:t>
      </w:r>
      <w:r w:rsidRPr="006A79EC">
        <w:rPr>
          <w:rFonts w:ascii="Times New Roman" w:hAnsi="Times New Roman" w:cs="Times New Roman"/>
        </w:rPr>
        <w:t xml:space="preserve">andom graphs, built according to the </w:t>
      </w:r>
      <w:proofErr w:type="spellStart"/>
      <w:r w:rsidRPr="006A79EC">
        <w:rPr>
          <w:rFonts w:ascii="Times New Roman" w:hAnsi="Times New Roman" w:cs="Times New Roman"/>
        </w:rPr>
        <w:t>Erdős</w:t>
      </w:r>
      <w:proofErr w:type="spellEnd"/>
      <w:r w:rsidRPr="006A79EC">
        <w:rPr>
          <w:rFonts w:ascii="Times New Roman" w:hAnsi="Times New Roman" w:cs="Times New Roman"/>
        </w:rPr>
        <w:t>–</w:t>
      </w:r>
      <w:proofErr w:type="spellStart"/>
      <w:r w:rsidRPr="006A79EC">
        <w:rPr>
          <w:rFonts w:ascii="Times New Roman" w:hAnsi="Times New Roman" w:cs="Times New Roman"/>
        </w:rPr>
        <w:t>Rényi</w:t>
      </w:r>
      <w:proofErr w:type="spellEnd"/>
      <w:r w:rsidRPr="006A79EC">
        <w:rPr>
          <w:rFonts w:ascii="Times New Roman" w:hAnsi="Times New Roman" w:cs="Times New Roman"/>
        </w:rPr>
        <w:t xml:space="preserve"> (ER) model, exhibit a small average shortest path length (varying typically as the logarithm of the number of nodes) along with a small clustering coefficient. Small world model</w:t>
      </w:r>
      <w:r w:rsidR="005F3A62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have a small average shortest path length, but </w:t>
      </w:r>
      <w:r w:rsidR="005F3A62" w:rsidRPr="006A79EC">
        <w:rPr>
          <w:rFonts w:ascii="Times New Roman" w:hAnsi="Times New Roman" w:cs="Times New Roman"/>
        </w:rPr>
        <w:t xml:space="preserve">at the same time </w:t>
      </w:r>
      <w:r w:rsidRPr="006A79EC">
        <w:rPr>
          <w:rFonts w:ascii="Times New Roman" w:hAnsi="Times New Roman" w:cs="Times New Roman"/>
        </w:rPr>
        <w:t xml:space="preserve">a clustering coefficient significantly higher than expected </w:t>
      </w:r>
      <w:r w:rsidR="005F3A62" w:rsidRPr="006A79EC">
        <w:rPr>
          <w:rFonts w:ascii="Times New Roman" w:hAnsi="Times New Roman" w:cs="Times New Roman"/>
        </w:rPr>
        <w:t xml:space="preserve">for a </w:t>
      </w:r>
      <w:r w:rsidRPr="006A79EC">
        <w:rPr>
          <w:rFonts w:ascii="Times New Roman" w:hAnsi="Times New Roman" w:cs="Times New Roman"/>
        </w:rPr>
        <w:t>random model.</w:t>
      </w:r>
    </w:p>
    <w:p w14:paraId="4B641D47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5AC3FCAA" w14:textId="14E79F19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We propose an agent</w:t>
      </w:r>
      <w:r w:rsidR="005F3A62" w:rsidRPr="006A79EC">
        <w:rPr>
          <w:rFonts w:ascii="Times New Roman" w:hAnsi="Times New Roman" w:cs="Times New Roman"/>
        </w:rPr>
        <w:t>-</w:t>
      </w:r>
      <w:r w:rsidRPr="006A79EC">
        <w:rPr>
          <w:rFonts w:ascii="Times New Roman" w:hAnsi="Times New Roman" w:cs="Times New Roman"/>
        </w:rPr>
        <w:t>based model to understand collective intelligence in a socio-technical system. This is a model organized by a non-linear combination of agen</w:t>
      </w:r>
      <w:r w:rsidR="00760A63" w:rsidRPr="006A79EC">
        <w:rPr>
          <w:rFonts w:ascii="Times New Roman" w:hAnsi="Times New Roman" w:cs="Times New Roman"/>
        </w:rPr>
        <w:t>t</w:t>
      </w:r>
      <w:r w:rsidRPr="006A79EC">
        <w:rPr>
          <w:rFonts w:ascii="Times New Roman" w:hAnsi="Times New Roman" w:cs="Times New Roman"/>
        </w:rPr>
        <w:t>s</w:t>
      </w:r>
      <w:r w:rsidR="00CF121D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602911543"/>
          <w:citation/>
        </w:sdtPr>
        <w:sdtContent>
          <w:r w:rsidR="00CF121D" w:rsidRPr="006A79EC">
            <w:rPr>
              <w:rFonts w:ascii="Times New Roman" w:hAnsi="Times New Roman" w:cs="Times New Roman"/>
            </w:rPr>
            <w:fldChar w:fldCharType="begin"/>
          </w:r>
          <w:r w:rsidR="00CF121D" w:rsidRPr="006A79EC">
            <w:rPr>
              <w:rFonts w:ascii="Times New Roman" w:hAnsi="Times New Roman" w:cs="Times New Roman"/>
            </w:rPr>
            <w:instrText xml:space="preserve"> CITATION Wol02 \l 1033 </w:instrText>
          </w:r>
          <w:r w:rsidR="00CF121D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(Wolfram 2002)</w:t>
          </w:r>
          <w:r w:rsidR="00CF121D" w:rsidRPr="006A79EC">
            <w:rPr>
              <w:rFonts w:ascii="Times New Roman" w:hAnsi="Times New Roman" w:cs="Times New Roman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</w:rPr>
          <w:id w:val="1370946178"/>
          <w:citation/>
        </w:sdtPr>
        <w:sdtContent>
          <w:r w:rsidR="00A721C0" w:rsidRPr="006A79EC">
            <w:rPr>
              <w:rFonts w:ascii="Times New Roman" w:hAnsi="Times New Roman" w:cs="Times New Roman"/>
            </w:rPr>
            <w:fldChar w:fldCharType="begin"/>
          </w:r>
          <w:r w:rsidR="00A721C0" w:rsidRPr="006A79EC">
            <w:rPr>
              <w:rFonts w:ascii="Times New Roman" w:hAnsi="Times New Roman" w:cs="Times New Roman"/>
            </w:rPr>
            <w:instrText xml:space="preserve"> CITATION Fla98 \l 1033 </w:instrText>
          </w:r>
          <w:r w:rsidR="00A721C0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(Flake 1998)</w:t>
          </w:r>
          <w:r w:rsidR="00A721C0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A721C0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gramEnd"/>
      <w:r w:rsidRPr="006A79EC">
        <w:rPr>
          <w:rFonts w:ascii="Times New Roman" w:hAnsi="Times New Roman" w:cs="Times New Roman"/>
        </w:rPr>
        <w:t xml:space="preserve">wolfram2002new,flake1998computational}. Thus we propose that collective behavior can be modeled </w:t>
      </w:r>
      <w:r w:rsidR="005F3A62" w:rsidRPr="006A79EC">
        <w:rPr>
          <w:rFonts w:ascii="Times New Roman" w:hAnsi="Times New Roman" w:cs="Times New Roman"/>
        </w:rPr>
        <w:t xml:space="preserve">as </w:t>
      </w:r>
      <w:r w:rsidRPr="006A79EC">
        <w:rPr>
          <w:rFonts w:ascii="Times New Roman" w:hAnsi="Times New Roman" w:cs="Times New Roman"/>
        </w:rPr>
        <w:t>non-linear relations among editors. In this paper, we focus on</w:t>
      </w:r>
      <w:r w:rsidR="005F3A62" w:rsidRPr="006A79EC">
        <w:rPr>
          <w:rFonts w:ascii="Times New Roman" w:hAnsi="Times New Roman" w:cs="Times New Roman"/>
        </w:rPr>
        <w:t xml:space="preserve"> the</w:t>
      </w:r>
      <w:r w:rsidRPr="006A79EC">
        <w:rPr>
          <w:rFonts w:ascii="Times New Roman" w:hAnsi="Times New Roman" w:cs="Times New Roman"/>
        </w:rPr>
        <w:t xml:space="preserve"> study of non-equilibrium networks and </w:t>
      </w:r>
      <w:r w:rsidR="005F3A62" w:rsidRPr="006A79EC">
        <w:rPr>
          <w:rFonts w:ascii="Times New Roman" w:hAnsi="Times New Roman" w:cs="Times New Roman"/>
        </w:rPr>
        <w:t xml:space="preserve">their </w:t>
      </w:r>
      <w:r w:rsidRPr="006A79EC">
        <w:rPr>
          <w:rFonts w:ascii="Times New Roman" w:hAnsi="Times New Roman" w:cs="Times New Roman"/>
        </w:rPr>
        <w:t>structural properties as a measurement of collective intelligence</w:t>
      </w:r>
      <w:r w:rsidR="005F3A62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as explained </w:t>
      </w:r>
      <w:r w:rsidR="005F3A62" w:rsidRPr="006A79EC">
        <w:rPr>
          <w:rFonts w:ascii="Times New Roman" w:hAnsi="Times New Roman" w:cs="Times New Roman"/>
        </w:rPr>
        <w:t>above</w:t>
      </w:r>
      <w:r w:rsidRPr="006A79EC">
        <w:rPr>
          <w:rFonts w:ascii="Times New Roman" w:hAnsi="Times New Roman" w:cs="Times New Roman"/>
        </w:rPr>
        <w:t>.</w:t>
      </w:r>
    </w:p>
    <w:p w14:paraId="2BC0F7BA" w14:textId="77777777" w:rsidR="0067633B" w:rsidRPr="002C4BFC" w:rsidRDefault="0067633B" w:rsidP="006A79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EC589D" w14:textId="08E055FE" w:rsidR="0067633B" w:rsidRPr="002C4BFC" w:rsidRDefault="0079634F" w:rsidP="006A79EC">
      <w:pPr>
        <w:pStyle w:val="Heading2"/>
        <w:spacing w:before="0" w:line="276" w:lineRule="auto"/>
        <w:contextualSpacing w:val="0"/>
        <w:jc w:val="both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8" w:name="h.r6stbindali2"/>
      <w:bookmarkEnd w:id="8"/>
      <w:r w:rsidRPr="002C4BFC">
        <w:rPr>
          <w:rFonts w:ascii="Times New Roman" w:hAnsi="Times New Roman" w:cs="Times New Roman"/>
          <w:b w:val="0"/>
          <w:i/>
          <w:sz w:val="28"/>
          <w:szCs w:val="28"/>
        </w:rPr>
        <w:t>Agent</w:t>
      </w:r>
      <w:r w:rsidR="005F3A62" w:rsidRPr="002C4BFC">
        <w:rPr>
          <w:rFonts w:ascii="Times New Roman" w:hAnsi="Times New Roman" w:cs="Times New Roman"/>
          <w:b w:val="0"/>
          <w:i/>
          <w:sz w:val="28"/>
          <w:szCs w:val="28"/>
        </w:rPr>
        <w:t>-</w:t>
      </w:r>
      <w:r w:rsidRPr="002C4BFC">
        <w:rPr>
          <w:rFonts w:ascii="Times New Roman" w:hAnsi="Times New Roman" w:cs="Times New Roman"/>
          <w:b w:val="0"/>
          <w:i/>
          <w:sz w:val="28"/>
          <w:szCs w:val="28"/>
        </w:rPr>
        <w:t>based modeling</w:t>
      </w:r>
    </w:p>
    <w:p w14:paraId="1A1041CD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7CB902E0" w14:textId="1C219549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aim of </w:t>
      </w:r>
      <w:r w:rsidR="005F3A62" w:rsidRPr="006A79EC">
        <w:rPr>
          <w:rFonts w:ascii="Times New Roman" w:hAnsi="Times New Roman" w:cs="Times New Roman"/>
        </w:rPr>
        <w:t xml:space="preserve">the agent-based </w:t>
      </w:r>
      <w:r w:rsidRPr="006A79EC">
        <w:rPr>
          <w:rFonts w:ascii="Times New Roman" w:hAnsi="Times New Roman" w:cs="Times New Roman"/>
        </w:rPr>
        <w:t xml:space="preserve">model </w:t>
      </w:r>
      <w:r w:rsidR="00760A63" w:rsidRPr="006A79EC">
        <w:rPr>
          <w:rFonts w:ascii="Times New Roman" w:hAnsi="Times New Roman" w:cs="Times New Roman"/>
        </w:rPr>
        <w:t xml:space="preserve">we propose </w:t>
      </w:r>
      <w:r w:rsidRPr="006A79EC">
        <w:rPr>
          <w:rFonts w:ascii="Times New Roman" w:hAnsi="Times New Roman" w:cs="Times New Roman"/>
        </w:rPr>
        <w:t xml:space="preserve">is to simulate the evolution of wiki systems in order to </w:t>
      </w:r>
      <w:r w:rsidR="005F3A62" w:rsidRPr="006A79EC">
        <w:rPr>
          <w:rFonts w:ascii="Times New Roman" w:hAnsi="Times New Roman" w:cs="Times New Roman"/>
        </w:rPr>
        <w:t xml:space="preserve">gain </w:t>
      </w:r>
      <w:r w:rsidRPr="006A79EC">
        <w:rPr>
          <w:rFonts w:ascii="Times New Roman" w:hAnsi="Times New Roman" w:cs="Times New Roman"/>
        </w:rPr>
        <w:t>a better understanding of collective intelligence. The agents are people and documents, where people ha</w:t>
      </w:r>
      <w:r w:rsidR="005F3A62" w:rsidRPr="006A79EC">
        <w:rPr>
          <w:rFonts w:ascii="Times New Roman" w:hAnsi="Times New Roman" w:cs="Times New Roman"/>
        </w:rPr>
        <w:t>ve</w:t>
      </w:r>
      <w:r w:rsidRPr="006A79EC">
        <w:rPr>
          <w:rFonts w:ascii="Times New Roman" w:hAnsi="Times New Roman" w:cs="Times New Roman"/>
        </w:rPr>
        <w:t xml:space="preserve"> an agent </w:t>
      </w:r>
      <w:r w:rsidR="00760A63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 xml:space="preserve">capacity, which indicates how many documents </w:t>
      </w:r>
      <w:r w:rsidR="005F3A62" w:rsidRPr="006A79EC">
        <w:rPr>
          <w:rFonts w:ascii="Times New Roman" w:hAnsi="Times New Roman" w:cs="Times New Roman"/>
        </w:rPr>
        <w:t xml:space="preserve">they </w:t>
      </w:r>
      <w:r w:rsidRPr="006A79EC">
        <w:rPr>
          <w:rFonts w:ascii="Times New Roman" w:hAnsi="Times New Roman" w:cs="Times New Roman"/>
        </w:rPr>
        <w:t>can edit</w:t>
      </w:r>
      <w:r w:rsidR="005F3A62" w:rsidRPr="006A79EC">
        <w:rPr>
          <w:rFonts w:ascii="Times New Roman" w:hAnsi="Times New Roman" w:cs="Times New Roman"/>
        </w:rPr>
        <w:t xml:space="preserve"> and</w:t>
      </w:r>
      <w:r w:rsidRPr="006A79EC">
        <w:rPr>
          <w:rFonts w:ascii="Times New Roman" w:hAnsi="Times New Roman" w:cs="Times New Roman"/>
        </w:rPr>
        <w:t xml:space="preserve"> not the </w:t>
      </w:r>
      <w:r w:rsidR="00760A63" w:rsidRPr="006A79EC">
        <w:rPr>
          <w:rFonts w:ascii="Times New Roman" w:hAnsi="Times New Roman" w:cs="Times New Roman"/>
        </w:rPr>
        <w:t xml:space="preserve">number </w:t>
      </w:r>
      <w:r w:rsidRPr="006A79EC">
        <w:rPr>
          <w:rFonts w:ascii="Times New Roman" w:hAnsi="Times New Roman" w:cs="Times New Roman"/>
        </w:rPr>
        <w:t>of modifications</w:t>
      </w:r>
      <w:r w:rsidR="005F3A62" w:rsidRPr="006A79EC">
        <w:rPr>
          <w:rFonts w:ascii="Times New Roman" w:hAnsi="Times New Roman" w:cs="Times New Roman"/>
        </w:rPr>
        <w:t xml:space="preserve"> they are</w:t>
      </w:r>
      <w:r w:rsidRPr="006A79EC">
        <w:rPr>
          <w:rFonts w:ascii="Times New Roman" w:hAnsi="Times New Roman" w:cs="Times New Roman"/>
        </w:rPr>
        <w:t xml:space="preserve"> able to do in a single document. Documents have a probability of being selected</w:t>
      </w:r>
      <w:r w:rsidR="00760A63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and </w:t>
      </w:r>
      <w:r w:rsidR="005F3A62" w:rsidRPr="006A79EC">
        <w:rPr>
          <w:rFonts w:ascii="Times New Roman" w:hAnsi="Times New Roman" w:cs="Times New Roman"/>
        </w:rPr>
        <w:t>in terms of the</w:t>
      </w:r>
      <w:r w:rsidRPr="006A79EC">
        <w:rPr>
          <w:rFonts w:ascii="Times New Roman" w:hAnsi="Times New Roman" w:cs="Times New Roman"/>
        </w:rPr>
        <w:t xml:space="preserve"> accumulation of total edits, </w:t>
      </w:r>
      <w:r w:rsidR="00760A63" w:rsidRPr="006A79EC">
        <w:rPr>
          <w:rFonts w:ascii="Times New Roman" w:hAnsi="Times New Roman" w:cs="Times New Roman"/>
        </w:rPr>
        <w:t>this</w:t>
      </w:r>
      <w:r w:rsidRPr="006A79EC">
        <w:rPr>
          <w:rFonts w:ascii="Times New Roman" w:hAnsi="Times New Roman" w:cs="Times New Roman"/>
        </w:rPr>
        <w:t xml:space="preserve"> affect</w:t>
      </w:r>
      <w:r w:rsidR="00760A63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</w:t>
      </w:r>
      <w:r w:rsidR="00760A63" w:rsidRPr="006A79EC">
        <w:rPr>
          <w:rFonts w:ascii="Times New Roman" w:hAnsi="Times New Roman" w:cs="Times New Roman"/>
        </w:rPr>
        <w:t xml:space="preserve">(in a similar way to votes) </w:t>
      </w:r>
      <w:r w:rsidR="005F3A62" w:rsidRPr="006A79EC">
        <w:rPr>
          <w:rFonts w:ascii="Times New Roman" w:hAnsi="Times New Roman" w:cs="Times New Roman"/>
        </w:rPr>
        <w:t xml:space="preserve">their </w:t>
      </w:r>
      <w:r w:rsidRPr="006A79EC">
        <w:rPr>
          <w:rFonts w:ascii="Times New Roman" w:hAnsi="Times New Roman" w:cs="Times New Roman"/>
        </w:rPr>
        <w:t>probability of being selected in the next iteration of the model.</w:t>
      </w:r>
    </w:p>
    <w:p w14:paraId="60B04E6C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66BD7999" w14:textId="342C8584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The parameters analy</w:t>
      </w:r>
      <w:r w:rsidR="005F3A62" w:rsidRPr="006A79EC">
        <w:rPr>
          <w:rFonts w:ascii="Times New Roman" w:hAnsi="Times New Roman" w:cs="Times New Roman"/>
        </w:rPr>
        <w:t>z</w:t>
      </w:r>
      <w:r w:rsidRPr="006A79EC">
        <w:rPr>
          <w:rFonts w:ascii="Times New Roman" w:hAnsi="Times New Roman" w:cs="Times New Roman"/>
        </w:rPr>
        <w:t xml:space="preserve">ed are </w:t>
      </w:r>
      <w:r w:rsidR="005F3A62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number of agents, agent </w:t>
      </w:r>
      <w:r w:rsidR="00760A63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 xml:space="preserve">capacity and simulation time (represented as steps in the execution of the model). For each </w:t>
      </w:r>
      <w:r w:rsidR="005F3A62" w:rsidRPr="006A79EC">
        <w:rPr>
          <w:rFonts w:ascii="Times New Roman" w:hAnsi="Times New Roman" w:cs="Times New Roman"/>
        </w:rPr>
        <w:t>parameter</w:t>
      </w:r>
      <w:r w:rsidRPr="006A79EC">
        <w:rPr>
          <w:rFonts w:ascii="Times New Roman" w:hAnsi="Times New Roman" w:cs="Times New Roman"/>
        </w:rPr>
        <w:t xml:space="preserve">, one network of co-author editions was constructed and measurements of clustering coefficient and average path length obtained. </w:t>
      </w:r>
    </w:p>
    <w:p w14:paraId="0DEEBFCC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1B40A717" w14:textId="1A2791E8" w:rsidR="0067633B" w:rsidRPr="006A79EC" w:rsidRDefault="00760A63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Our </w:t>
      </w:r>
      <w:r w:rsidR="0079634F" w:rsidRPr="006A79EC">
        <w:rPr>
          <w:rFonts w:ascii="Times New Roman" w:hAnsi="Times New Roman" w:cs="Times New Roman"/>
        </w:rPr>
        <w:t xml:space="preserve">study of collective intelligence is made through the accumulation of editions </w:t>
      </w:r>
      <w:r w:rsidRPr="006A79EC">
        <w:rPr>
          <w:rFonts w:ascii="Times New Roman" w:hAnsi="Times New Roman" w:cs="Times New Roman"/>
        </w:rPr>
        <w:t xml:space="preserve">for </w:t>
      </w:r>
      <w:r w:rsidR="0079634F" w:rsidRPr="006A79EC">
        <w:rPr>
          <w:rFonts w:ascii="Times New Roman" w:hAnsi="Times New Roman" w:cs="Times New Roman"/>
        </w:rPr>
        <w:t xml:space="preserve">each document and its influence on </w:t>
      </w:r>
      <w:r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>documents</w:t>
      </w:r>
      <w:r w:rsidR="005F3A62" w:rsidRPr="006A79EC">
        <w:rPr>
          <w:rFonts w:ascii="Times New Roman" w:hAnsi="Times New Roman" w:cs="Times New Roman"/>
        </w:rPr>
        <w:t>’</w:t>
      </w:r>
      <w:r w:rsidR="0079634F" w:rsidRPr="006A79EC">
        <w:rPr>
          <w:rFonts w:ascii="Times New Roman" w:hAnsi="Times New Roman" w:cs="Times New Roman"/>
        </w:rPr>
        <w:t xml:space="preserve"> probability of </w:t>
      </w:r>
      <w:r w:rsidR="005F3A62" w:rsidRPr="006A79EC">
        <w:rPr>
          <w:rFonts w:ascii="Times New Roman" w:hAnsi="Times New Roman" w:cs="Times New Roman"/>
        </w:rPr>
        <w:t xml:space="preserve">being </w:t>
      </w:r>
      <w:r w:rsidR="0079634F" w:rsidRPr="006A79EC">
        <w:rPr>
          <w:rFonts w:ascii="Times New Roman" w:hAnsi="Times New Roman" w:cs="Times New Roman"/>
        </w:rPr>
        <w:t>select</w:t>
      </w:r>
      <w:r w:rsidR="005F3A62" w:rsidRPr="006A79EC">
        <w:rPr>
          <w:rFonts w:ascii="Times New Roman" w:hAnsi="Times New Roman" w:cs="Times New Roman"/>
        </w:rPr>
        <w:t>ed and</w:t>
      </w:r>
      <w:r w:rsidR="0079634F" w:rsidRPr="006A79EC">
        <w:rPr>
          <w:rFonts w:ascii="Times New Roman" w:hAnsi="Times New Roman" w:cs="Times New Roman"/>
        </w:rPr>
        <w:t xml:space="preserve"> taken into account for future edition by an agent. Thus, the evolution of a network of co-author editions </w:t>
      </w:r>
      <w:r w:rsidR="005F3A62" w:rsidRPr="006A79EC">
        <w:rPr>
          <w:rFonts w:ascii="Times New Roman" w:hAnsi="Times New Roman" w:cs="Times New Roman"/>
        </w:rPr>
        <w:t xml:space="preserve">on </w:t>
      </w:r>
      <w:r w:rsidRPr="006A79EC">
        <w:rPr>
          <w:rFonts w:ascii="Times New Roman" w:hAnsi="Times New Roman" w:cs="Times New Roman"/>
        </w:rPr>
        <w:t>the</w:t>
      </w:r>
      <w:r w:rsidR="005F3A62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 xml:space="preserve">basis </w:t>
      </w:r>
      <w:r w:rsidR="005F3A62" w:rsidRPr="006A79EC">
        <w:rPr>
          <w:rFonts w:ascii="Times New Roman" w:hAnsi="Times New Roman" w:cs="Times New Roman"/>
        </w:rPr>
        <w:t xml:space="preserve">of </w:t>
      </w:r>
      <w:r w:rsidR="0079634F" w:rsidRPr="006A79EC">
        <w:rPr>
          <w:rFonts w:ascii="Times New Roman" w:hAnsi="Times New Roman" w:cs="Times New Roman"/>
        </w:rPr>
        <w:t>previous editions</w:t>
      </w:r>
      <w:r w:rsidR="005F3A62" w:rsidRPr="006A79EC">
        <w:rPr>
          <w:rFonts w:ascii="Times New Roman" w:hAnsi="Times New Roman" w:cs="Times New Roman"/>
        </w:rPr>
        <w:t xml:space="preserve"> is presented</w:t>
      </w:r>
      <w:r w:rsidR="0079634F" w:rsidRPr="006A79EC">
        <w:rPr>
          <w:rFonts w:ascii="Times New Roman" w:hAnsi="Times New Roman" w:cs="Times New Roman"/>
        </w:rPr>
        <w:t xml:space="preserve">. </w:t>
      </w:r>
      <w:r w:rsidRPr="006A79EC">
        <w:rPr>
          <w:rFonts w:ascii="Times New Roman" w:hAnsi="Times New Roman" w:cs="Times New Roman"/>
        </w:rPr>
        <w:t xml:space="preserve">The accumulation of </w:t>
      </w:r>
      <w:r w:rsidR="0079634F" w:rsidRPr="006A79EC">
        <w:rPr>
          <w:rFonts w:ascii="Times New Roman" w:hAnsi="Times New Roman" w:cs="Times New Roman"/>
        </w:rPr>
        <w:t>editions work</w:t>
      </w:r>
      <w:r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in a similar way to other complex systems, such as brains, ant colonies, </w:t>
      </w:r>
      <w:r w:rsidR="005F3A62" w:rsidRPr="006A79EC">
        <w:rPr>
          <w:rFonts w:ascii="Times New Roman" w:hAnsi="Times New Roman" w:cs="Times New Roman"/>
        </w:rPr>
        <w:t xml:space="preserve">etc. </w:t>
      </w:r>
      <w:sdt>
        <w:sdtPr>
          <w:rPr>
            <w:rFonts w:ascii="Times New Roman" w:hAnsi="Times New Roman" w:cs="Times New Roman"/>
          </w:rPr>
          <w:id w:val="482287609"/>
          <w:citation/>
        </w:sdtPr>
        <w:sdtContent>
          <w:r w:rsidR="00B12F68" w:rsidRPr="006A79EC">
            <w:rPr>
              <w:rFonts w:ascii="Times New Roman" w:hAnsi="Times New Roman" w:cs="Times New Roman"/>
            </w:rPr>
            <w:fldChar w:fldCharType="begin"/>
          </w:r>
          <w:r w:rsidR="00B12F68" w:rsidRPr="006A79EC">
            <w:rPr>
              <w:rFonts w:ascii="Times New Roman" w:hAnsi="Times New Roman" w:cs="Times New Roman"/>
            </w:rPr>
            <w:instrText xml:space="preserve"> CITATION Wol02 \l 1033 </w:instrText>
          </w:r>
          <w:r w:rsidR="00B12F68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(Wolfram 2002)</w:t>
          </w:r>
          <w:r w:rsidR="00B12F68" w:rsidRPr="006A79EC">
            <w:rPr>
              <w:rFonts w:ascii="Times New Roman" w:hAnsi="Times New Roman" w:cs="Times New Roman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</w:rPr>
          <w:id w:val="1538861439"/>
          <w:citation/>
        </w:sdtPr>
        <w:sdtContent>
          <w:r w:rsidR="00B12F68" w:rsidRPr="006A79EC">
            <w:rPr>
              <w:rFonts w:ascii="Times New Roman" w:hAnsi="Times New Roman" w:cs="Times New Roman"/>
            </w:rPr>
            <w:fldChar w:fldCharType="begin"/>
          </w:r>
          <w:r w:rsidR="00B12F68" w:rsidRPr="006A79EC">
            <w:rPr>
              <w:rFonts w:ascii="Times New Roman" w:hAnsi="Times New Roman" w:cs="Times New Roman"/>
            </w:rPr>
            <w:instrText xml:space="preserve"> CITATION Fla98 \l 1033 </w:instrText>
          </w:r>
          <w:r w:rsidR="00B12F68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 xml:space="preserve"> (Flake 1998)</w:t>
          </w:r>
          <w:r w:rsidR="00B12F68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B12F68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\</w:t>
      </w:r>
      <w:proofErr w:type="gramStart"/>
      <w:r w:rsidR="0079634F" w:rsidRPr="006A79EC">
        <w:rPr>
          <w:rFonts w:ascii="Times New Roman" w:hAnsi="Times New Roman" w:cs="Times New Roman"/>
        </w:rPr>
        <w:t>cite{</w:t>
      </w:r>
      <w:proofErr w:type="gramEnd"/>
      <w:r w:rsidR="0079634F" w:rsidRPr="006A79EC">
        <w:rPr>
          <w:rFonts w:ascii="Times New Roman" w:hAnsi="Times New Roman" w:cs="Times New Roman"/>
        </w:rPr>
        <w:t xml:space="preserve">wolfram2002new,flake1998computational}. In this sense, agent </w:t>
      </w:r>
      <w:r w:rsidR="001D386D" w:rsidRPr="006A79EC">
        <w:rPr>
          <w:rFonts w:ascii="Times New Roman" w:hAnsi="Times New Roman" w:cs="Times New Roman"/>
        </w:rPr>
        <w:t xml:space="preserve">edition </w:t>
      </w:r>
      <w:r w:rsidR="0079634F" w:rsidRPr="006A79EC">
        <w:rPr>
          <w:rFonts w:ascii="Times New Roman" w:hAnsi="Times New Roman" w:cs="Times New Roman"/>
        </w:rPr>
        <w:t xml:space="preserve">capacity is like the computing capacity of a node </w:t>
      </w:r>
      <w:r w:rsidRPr="006A79EC">
        <w:rPr>
          <w:rFonts w:ascii="Times New Roman" w:hAnsi="Times New Roman" w:cs="Times New Roman"/>
        </w:rPr>
        <w:t xml:space="preserve">that </w:t>
      </w:r>
      <w:r w:rsidR="0079634F" w:rsidRPr="006A79EC">
        <w:rPr>
          <w:rFonts w:ascii="Times New Roman" w:hAnsi="Times New Roman" w:cs="Times New Roman"/>
        </w:rPr>
        <w:t xml:space="preserve">belongs to a </w:t>
      </w:r>
      <w:proofErr w:type="gramStart"/>
      <w:r w:rsidR="0079634F" w:rsidRPr="006A79EC">
        <w:rPr>
          <w:rFonts w:ascii="Times New Roman" w:hAnsi="Times New Roman" w:cs="Times New Roman"/>
        </w:rPr>
        <w:t>network</w:t>
      </w:r>
      <w:r w:rsidRPr="006A79EC">
        <w:rPr>
          <w:rFonts w:ascii="Times New Roman" w:hAnsi="Times New Roman" w:cs="Times New Roman"/>
        </w:rPr>
        <w:t xml:space="preserve"> which</w:t>
      </w:r>
      <w:proofErr w:type="gramEnd"/>
      <w:r w:rsidR="0079634F" w:rsidRPr="006A79EC">
        <w:rPr>
          <w:rFonts w:ascii="Times New Roman" w:hAnsi="Times New Roman" w:cs="Times New Roman"/>
        </w:rPr>
        <w:t xml:space="preserve"> presents behavior more intelligent than each</w:t>
      </w:r>
      <w:r w:rsidR="005F3A62" w:rsidRPr="006A79EC">
        <w:rPr>
          <w:rFonts w:ascii="Times New Roman" w:hAnsi="Times New Roman" w:cs="Times New Roman"/>
        </w:rPr>
        <w:t xml:space="preserve"> individual</w:t>
      </w:r>
      <w:r w:rsidR="0079634F" w:rsidRPr="006A79EC">
        <w:rPr>
          <w:rFonts w:ascii="Times New Roman" w:hAnsi="Times New Roman" w:cs="Times New Roman"/>
        </w:rPr>
        <w:t xml:space="preserve"> node.</w:t>
      </w:r>
    </w:p>
    <w:p w14:paraId="1A56D6C1" w14:textId="77777777" w:rsidR="0067633B" w:rsidRPr="00FA6E49" w:rsidRDefault="0067633B" w:rsidP="006A79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962D6" w14:textId="77777777" w:rsidR="0067633B" w:rsidRPr="00FA6E49" w:rsidRDefault="0079634F" w:rsidP="006A79EC">
      <w:pPr>
        <w:pStyle w:val="Heading3"/>
        <w:spacing w:before="0" w:line="276" w:lineRule="auto"/>
        <w:contextualSpacing w:val="0"/>
        <w:jc w:val="both"/>
        <w:rPr>
          <w:rFonts w:ascii="Times New Roman" w:hAnsi="Times New Roman" w:cs="Times New Roman"/>
          <w:i/>
          <w:color w:val="auto"/>
          <w:szCs w:val="24"/>
        </w:rPr>
      </w:pPr>
      <w:bookmarkStart w:id="9" w:name="h.aamtrswe1znw"/>
      <w:bookmarkEnd w:id="9"/>
      <w:r w:rsidRPr="00FA6E49">
        <w:rPr>
          <w:rFonts w:ascii="Times New Roman" w:hAnsi="Times New Roman" w:cs="Times New Roman"/>
          <w:i/>
          <w:color w:val="auto"/>
          <w:szCs w:val="24"/>
        </w:rPr>
        <w:t>Assumptions</w:t>
      </w:r>
    </w:p>
    <w:p w14:paraId="1BD1727A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4604E6D0" w14:textId="77777777" w:rsidR="002C4BFC" w:rsidRDefault="0079634F" w:rsidP="002C4BF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4BFC">
        <w:rPr>
          <w:rFonts w:ascii="Times New Roman" w:hAnsi="Times New Roman" w:cs="Times New Roman"/>
        </w:rPr>
        <w:t xml:space="preserve">Agent </w:t>
      </w:r>
      <w:r w:rsidR="001D386D" w:rsidRPr="002C4BFC">
        <w:rPr>
          <w:rFonts w:ascii="Times New Roman" w:hAnsi="Times New Roman" w:cs="Times New Roman"/>
        </w:rPr>
        <w:t xml:space="preserve">edition </w:t>
      </w:r>
      <w:r w:rsidRPr="002C4BFC">
        <w:rPr>
          <w:rFonts w:ascii="Times New Roman" w:hAnsi="Times New Roman" w:cs="Times New Roman"/>
        </w:rPr>
        <w:t>capacity is a natural value and all agents have the same capacity.</w:t>
      </w:r>
    </w:p>
    <w:p w14:paraId="055C2CAD" w14:textId="77777777" w:rsidR="002C4BFC" w:rsidRDefault="0079634F" w:rsidP="002C4BF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4BFC">
        <w:rPr>
          <w:rFonts w:ascii="Times New Roman" w:hAnsi="Times New Roman" w:cs="Times New Roman"/>
        </w:rPr>
        <w:t xml:space="preserve">Each agent edits documents according to </w:t>
      </w:r>
      <w:r w:rsidR="00760A63" w:rsidRPr="002C4BFC">
        <w:rPr>
          <w:rFonts w:ascii="Times New Roman" w:hAnsi="Times New Roman" w:cs="Times New Roman"/>
        </w:rPr>
        <w:t xml:space="preserve">their </w:t>
      </w:r>
      <w:r w:rsidRPr="002C4BFC">
        <w:rPr>
          <w:rFonts w:ascii="Times New Roman" w:hAnsi="Times New Roman" w:cs="Times New Roman"/>
        </w:rPr>
        <w:t xml:space="preserve">agent </w:t>
      </w:r>
      <w:r w:rsidR="001D386D" w:rsidRPr="002C4BFC">
        <w:rPr>
          <w:rFonts w:ascii="Times New Roman" w:hAnsi="Times New Roman" w:cs="Times New Roman"/>
        </w:rPr>
        <w:t xml:space="preserve">edition </w:t>
      </w:r>
      <w:r w:rsidRPr="002C4BFC">
        <w:rPr>
          <w:rFonts w:ascii="Times New Roman" w:hAnsi="Times New Roman" w:cs="Times New Roman"/>
        </w:rPr>
        <w:t>capacity.</w:t>
      </w:r>
    </w:p>
    <w:p w14:paraId="13ED800F" w14:textId="77777777" w:rsidR="002C4BFC" w:rsidRDefault="0079634F" w:rsidP="002C4BF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4BFC">
        <w:rPr>
          <w:rFonts w:ascii="Times New Roman" w:hAnsi="Times New Roman" w:cs="Times New Roman"/>
        </w:rPr>
        <w:t xml:space="preserve">The agent selected at each step is chosen </w:t>
      </w:r>
      <w:r w:rsidR="005F3A62" w:rsidRPr="002C4BFC">
        <w:rPr>
          <w:rFonts w:ascii="Times New Roman" w:hAnsi="Times New Roman" w:cs="Times New Roman"/>
        </w:rPr>
        <w:t xml:space="preserve">in a </w:t>
      </w:r>
      <w:r w:rsidRPr="002C4BFC">
        <w:rPr>
          <w:rFonts w:ascii="Times New Roman" w:hAnsi="Times New Roman" w:cs="Times New Roman"/>
        </w:rPr>
        <w:t>uniformly random</w:t>
      </w:r>
      <w:r w:rsidR="005F3A62" w:rsidRPr="002C4BFC">
        <w:rPr>
          <w:rFonts w:ascii="Times New Roman" w:hAnsi="Times New Roman" w:cs="Times New Roman"/>
        </w:rPr>
        <w:t xml:space="preserve"> way</w:t>
      </w:r>
      <w:r w:rsidRPr="002C4BFC">
        <w:rPr>
          <w:rFonts w:ascii="Times New Roman" w:hAnsi="Times New Roman" w:cs="Times New Roman"/>
        </w:rPr>
        <w:t>.</w:t>
      </w:r>
    </w:p>
    <w:p w14:paraId="7E0AC93F" w14:textId="619FC200" w:rsidR="0067633B" w:rsidRPr="002C4BFC" w:rsidRDefault="00760A63" w:rsidP="002C4BF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C4BFC">
        <w:rPr>
          <w:rFonts w:ascii="Times New Roman" w:hAnsi="Times New Roman" w:cs="Times New Roman"/>
        </w:rPr>
        <w:t>The e</w:t>
      </w:r>
      <w:r w:rsidR="0079634F" w:rsidRPr="002C4BFC">
        <w:rPr>
          <w:rFonts w:ascii="Times New Roman" w:hAnsi="Times New Roman" w:cs="Times New Roman"/>
        </w:rPr>
        <w:t xml:space="preserve">dition of documents </w:t>
      </w:r>
      <w:r w:rsidR="005F3A62" w:rsidRPr="002C4BFC">
        <w:rPr>
          <w:rFonts w:ascii="Times New Roman" w:hAnsi="Times New Roman" w:cs="Times New Roman"/>
        </w:rPr>
        <w:t xml:space="preserve">positively </w:t>
      </w:r>
      <w:r w:rsidR="0079634F" w:rsidRPr="002C4BFC">
        <w:rPr>
          <w:rFonts w:ascii="Times New Roman" w:hAnsi="Times New Roman" w:cs="Times New Roman"/>
        </w:rPr>
        <w:t>affect</w:t>
      </w:r>
      <w:r w:rsidRPr="002C4BFC">
        <w:rPr>
          <w:rFonts w:ascii="Times New Roman" w:hAnsi="Times New Roman" w:cs="Times New Roman"/>
        </w:rPr>
        <w:t>s</w:t>
      </w:r>
      <w:r w:rsidR="0079634F" w:rsidRPr="002C4BFC">
        <w:rPr>
          <w:rFonts w:ascii="Times New Roman" w:hAnsi="Times New Roman" w:cs="Times New Roman"/>
        </w:rPr>
        <w:t xml:space="preserve"> their probability of selection </w:t>
      </w:r>
      <w:r w:rsidRPr="002C4BFC">
        <w:rPr>
          <w:rFonts w:ascii="Times New Roman" w:hAnsi="Times New Roman" w:cs="Times New Roman"/>
        </w:rPr>
        <w:t xml:space="preserve">in </w:t>
      </w:r>
      <w:r w:rsidR="0079634F" w:rsidRPr="002C4BFC">
        <w:rPr>
          <w:rFonts w:ascii="Times New Roman" w:hAnsi="Times New Roman" w:cs="Times New Roman"/>
        </w:rPr>
        <w:t xml:space="preserve">the future. Therefore, documents with more editions are more likely to be edited again in the next </w:t>
      </w:r>
      <w:r w:rsidR="0091111D" w:rsidRPr="002C4BFC">
        <w:rPr>
          <w:rFonts w:ascii="Times New Roman" w:hAnsi="Times New Roman" w:cs="Times New Roman"/>
        </w:rPr>
        <w:t>round</w:t>
      </w:r>
      <w:r w:rsidR="0079634F" w:rsidRPr="002C4BFC">
        <w:rPr>
          <w:rFonts w:ascii="Times New Roman" w:hAnsi="Times New Roman" w:cs="Times New Roman"/>
        </w:rPr>
        <w:t>.</w:t>
      </w:r>
    </w:p>
    <w:p w14:paraId="7ED766CD" w14:textId="77777777" w:rsidR="0067633B" w:rsidRPr="00FA6E49" w:rsidRDefault="0067633B" w:rsidP="006A79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FBC7D" w14:textId="77777777" w:rsidR="0067633B" w:rsidRPr="00FA6E49" w:rsidRDefault="0079634F" w:rsidP="006A79EC">
      <w:pPr>
        <w:pStyle w:val="Heading3"/>
        <w:spacing w:before="0" w:line="276" w:lineRule="auto"/>
        <w:contextualSpacing w:val="0"/>
        <w:jc w:val="both"/>
        <w:rPr>
          <w:rFonts w:ascii="Times New Roman" w:hAnsi="Times New Roman" w:cs="Times New Roman"/>
          <w:i/>
          <w:color w:val="auto"/>
          <w:szCs w:val="24"/>
        </w:rPr>
      </w:pPr>
      <w:bookmarkStart w:id="10" w:name="h.n3h0krul8xse"/>
      <w:bookmarkEnd w:id="10"/>
      <w:r w:rsidRPr="00FA6E49">
        <w:rPr>
          <w:rFonts w:ascii="Times New Roman" w:hAnsi="Times New Roman" w:cs="Times New Roman"/>
          <w:i/>
          <w:color w:val="auto"/>
          <w:szCs w:val="24"/>
        </w:rPr>
        <w:t>Description of the model</w:t>
      </w:r>
    </w:p>
    <w:p w14:paraId="2D3EBE2F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5B12E272" w14:textId="4DEEDFE5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The model produce</w:t>
      </w:r>
      <w:r w:rsidR="001D386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a network of agents or </w:t>
      </w:r>
      <w:r w:rsidR="001D386D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co-author editions network, where an edge connect</w:t>
      </w:r>
      <w:r w:rsidR="001D386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two agents that </w:t>
      </w:r>
      <w:r w:rsidR="00760A63" w:rsidRPr="006A79EC">
        <w:rPr>
          <w:rFonts w:ascii="Times New Roman" w:hAnsi="Times New Roman" w:cs="Times New Roman"/>
        </w:rPr>
        <w:t xml:space="preserve">have </w:t>
      </w:r>
      <w:r w:rsidRPr="006A79EC">
        <w:rPr>
          <w:rFonts w:ascii="Times New Roman" w:hAnsi="Times New Roman" w:cs="Times New Roman"/>
        </w:rPr>
        <w:t>made edition</w:t>
      </w:r>
      <w:r w:rsidR="001D386D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to the same document. The network is constructed as follows:</w:t>
      </w:r>
    </w:p>
    <w:p w14:paraId="7E86134A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tbl>
      <w:tblPr>
        <w:tblW w:w="0" w:type="auto"/>
        <w:tblInd w:w="-17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9228"/>
      </w:tblGrid>
      <w:tr w:rsidR="0067633B" w:rsidRPr="002C4BFC" w14:paraId="4EAC2D95" w14:textId="77777777">
        <w:tc>
          <w:tcPr>
            <w:tcW w:w="93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89F02F4" w14:textId="77777777" w:rsidR="0067633B" w:rsidRPr="002C4BFC" w:rsidRDefault="0079634F" w:rsidP="002C4BFC">
            <w:pPr>
              <w:spacing w:line="240" w:lineRule="auto"/>
              <w:contextualSpacing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total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-editions = 0</w:t>
            </w:r>
          </w:p>
          <w:p w14:paraId="07413B43" w14:textId="77777777" w:rsidR="0067633B" w:rsidRPr="002C4BFC" w:rsidRDefault="0067633B" w:rsidP="002C4BFC">
            <w:pPr>
              <w:spacing w:line="240" w:lineRule="auto"/>
              <w:contextualSpacing/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6C8B2D1D" w14:textId="77777777" w:rsidR="0067633B" w:rsidRPr="002C4BFC" w:rsidRDefault="0079634F" w:rsidP="002C4BFC">
            <w:pPr>
              <w:spacing w:line="240" w:lineRule="auto"/>
              <w:contextualSpacing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for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=</w:t>
            </w:r>
            <w:r w:rsidR="000D4904"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1 to t</w:t>
            </w:r>
          </w:p>
          <w:p w14:paraId="324E9F15" w14:textId="77777777" w:rsidR="0067633B" w:rsidRPr="002C4BFC" w:rsidRDefault="0079634F" w:rsidP="002C4BFC">
            <w:pPr>
              <w:spacing w:line="240" w:lineRule="auto"/>
              <w:contextualSpacing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iteration</w:t>
            </w:r>
            <w:proofErr w:type="gramEnd"/>
          </w:p>
          <w:p w14:paraId="0D39B1B0" w14:textId="77777777" w:rsidR="0067633B" w:rsidRPr="002C4BFC" w:rsidRDefault="0067633B" w:rsidP="002C4BFC">
            <w:pPr>
              <w:spacing w:line="240" w:lineRule="auto"/>
              <w:contextualSpacing/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7962643B" w14:textId="77777777" w:rsidR="0067633B" w:rsidRPr="002C4BFC" w:rsidRDefault="0079634F" w:rsidP="002C4BFC">
            <w:pPr>
              <w:spacing w:line="240" w:lineRule="auto"/>
              <w:contextualSpacing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link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all agents that edited same document</w:t>
            </w:r>
          </w:p>
        </w:tc>
      </w:tr>
    </w:tbl>
    <w:p w14:paraId="3E5D9A99" w14:textId="77777777" w:rsidR="0067633B" w:rsidRPr="002C4BFC" w:rsidRDefault="0067633B" w:rsidP="006A79EC">
      <w:pPr>
        <w:jc w:val="both"/>
        <w:rPr>
          <w:rFonts w:ascii="Courier New" w:hAnsi="Courier New" w:cs="Courier New"/>
          <w:sz w:val="18"/>
          <w:szCs w:val="18"/>
        </w:rPr>
      </w:pPr>
    </w:p>
    <w:p w14:paraId="2800C7E2" w14:textId="77777777" w:rsidR="0067633B" w:rsidRPr="002C4BFC" w:rsidRDefault="0079634F" w:rsidP="002C4BFC">
      <w:pPr>
        <w:spacing w:line="240" w:lineRule="auto"/>
        <w:jc w:val="both"/>
        <w:rPr>
          <w:rFonts w:ascii="Courier New" w:hAnsi="Courier New" w:cs="Courier New"/>
          <w:sz w:val="20"/>
        </w:rPr>
      </w:pPr>
      <w:r w:rsidRPr="002C4BFC">
        <w:rPr>
          <w:rFonts w:ascii="Courier New" w:hAnsi="Courier New" w:cs="Courier New"/>
          <w:sz w:val="20"/>
        </w:rPr>
        <w:t xml:space="preserve">Pseudocode </w:t>
      </w:r>
      <w:proofErr w:type="gramStart"/>
      <w:r w:rsidRPr="002C4BFC">
        <w:rPr>
          <w:rFonts w:ascii="Courier New" w:hAnsi="Courier New" w:cs="Courier New"/>
          <w:sz w:val="20"/>
        </w:rPr>
        <w:t>for one iteration</w:t>
      </w:r>
      <w:proofErr w:type="gramEnd"/>
      <w:r w:rsidRPr="002C4BFC">
        <w:rPr>
          <w:rFonts w:ascii="Courier New" w:hAnsi="Courier New" w:cs="Courier New"/>
          <w:sz w:val="20"/>
        </w:rPr>
        <w:t>:</w:t>
      </w:r>
    </w:p>
    <w:tbl>
      <w:tblPr>
        <w:tblW w:w="0" w:type="auto"/>
        <w:tblInd w:w="-17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9228"/>
      </w:tblGrid>
      <w:tr w:rsidR="0067633B" w:rsidRPr="002C4BFC" w14:paraId="2BB2F4B7" w14:textId="77777777">
        <w:tc>
          <w:tcPr>
            <w:tcW w:w="93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100FCF2" w14:textId="5B60362E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agent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= choose one random agent</w:t>
            </w:r>
          </w:p>
          <w:p w14:paraId="5DF4B391" w14:textId="77777777" w:rsidR="0067633B" w:rsidRPr="002C4BFC" w:rsidRDefault="0067633B" w:rsidP="002C4BFC">
            <w:pPr>
              <w:spacing w:line="24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0F99B1D9" w14:textId="77777777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for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= 1 to k</w:t>
            </w:r>
          </w:p>
          <w:p w14:paraId="16488217" w14:textId="1569E975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 w:rsidR="002C4BFC" w:rsidRPr="002C4BFC">
              <w:rPr>
                <w:rFonts w:ascii="Courier New" w:eastAsia="Courier New" w:hAnsi="Courier New" w:cs="Courier New"/>
                <w:sz w:val="18"/>
                <w:szCs w:val="18"/>
              </w:rPr>
              <w:t>Document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= choose one document based on probability</w:t>
            </w:r>
          </w:p>
          <w:p w14:paraId="76B35EEE" w14:textId="4D41B903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 w:rsidR="002C4BFC" w:rsidRPr="002C4BFC">
              <w:rPr>
                <w:rFonts w:ascii="Courier New" w:eastAsia="Courier New" w:hAnsi="Courier New" w:cs="Courier New"/>
                <w:sz w:val="18"/>
                <w:szCs w:val="18"/>
              </w:rPr>
              <w:t>Add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agent to document's list </w:t>
            </w:r>
            <w:r w:rsidR="001D386D"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of 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editors</w:t>
            </w:r>
          </w:p>
          <w:p w14:paraId="5A4DC19A" w14:textId="77777777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increment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by 1 editions in document</w:t>
            </w:r>
          </w:p>
          <w:p w14:paraId="74091592" w14:textId="1D6DF9C8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 w:rsidR="002C4BFC" w:rsidRPr="002C4BFC">
              <w:rPr>
                <w:rFonts w:ascii="Courier New" w:eastAsia="Courier New" w:hAnsi="Courier New" w:cs="Courier New"/>
                <w:sz w:val="18"/>
                <w:szCs w:val="18"/>
              </w:rPr>
              <w:t>Increment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by 1 total editions</w:t>
            </w:r>
          </w:p>
          <w:p w14:paraId="1B8D8012" w14:textId="77777777" w:rsidR="0067633B" w:rsidRPr="002C4BFC" w:rsidRDefault="0067633B" w:rsidP="002C4BFC">
            <w:pPr>
              <w:spacing w:line="24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1E76FA19" w14:textId="77777777" w:rsidR="0067633B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for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each document in documents</w:t>
            </w:r>
          </w:p>
          <w:p w14:paraId="55655677" w14:textId="69D520B9" w:rsidR="0007716F" w:rsidRPr="002C4BFC" w:rsidRDefault="0079634F" w:rsidP="002C4BFC">
            <w:pPr>
              <w:spacing w:line="240" w:lineRule="auto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probability</w:t>
            </w:r>
            <w:proofErr w:type="gramEnd"/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 xml:space="preserve"> = (editions + 1) / (total</w:t>
            </w:r>
            <w:r w:rsidR="000B718D" w:rsidRPr="002C4BFC">
              <w:rPr>
                <w:rFonts w:ascii="Courier New" w:eastAsia="Courier New" w:hAnsi="Courier New" w:cs="Courier New"/>
                <w:sz w:val="18"/>
                <w:szCs w:val="18"/>
              </w:rPr>
              <w:t>-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editions + total</w:t>
            </w:r>
            <w:r w:rsidR="000B718D" w:rsidRPr="002C4BFC">
              <w:rPr>
                <w:rFonts w:ascii="Courier New" w:eastAsia="Courier New" w:hAnsi="Courier New" w:cs="Courier New"/>
                <w:sz w:val="18"/>
                <w:szCs w:val="18"/>
              </w:rPr>
              <w:t>-</w:t>
            </w:r>
            <w:r w:rsidRPr="002C4BFC">
              <w:rPr>
                <w:rFonts w:ascii="Courier New" w:eastAsia="Courier New" w:hAnsi="Courier New" w:cs="Courier New"/>
                <w:sz w:val="18"/>
                <w:szCs w:val="18"/>
              </w:rPr>
              <w:t>docs)</w:t>
            </w:r>
          </w:p>
        </w:tc>
      </w:tr>
    </w:tbl>
    <w:p w14:paraId="68D32ADA" w14:textId="59F58AE9" w:rsidR="000D4904" w:rsidRPr="002C4BFC" w:rsidRDefault="0079634F" w:rsidP="002C4BFC">
      <w:pPr>
        <w:jc w:val="both"/>
        <w:rPr>
          <w:ins w:id="11" w:author="Zoe" w:date="2014-09-23T13:17:00Z"/>
          <w:rFonts w:ascii="Courier New" w:hAnsi="Courier New" w:cs="Courier New"/>
          <w:sz w:val="20"/>
        </w:rPr>
      </w:pPr>
      <w:proofErr w:type="gramStart"/>
      <w:r w:rsidRPr="002C4BFC">
        <w:rPr>
          <w:rFonts w:ascii="Courier New" w:hAnsi="Courier New" w:cs="Courier New"/>
          <w:sz w:val="20"/>
        </w:rPr>
        <w:t>k</w:t>
      </w:r>
      <w:proofErr w:type="gramEnd"/>
      <w:r w:rsidRPr="002C4BFC">
        <w:rPr>
          <w:rFonts w:ascii="Courier New" w:hAnsi="Courier New" w:cs="Courier New"/>
          <w:sz w:val="20"/>
        </w:rPr>
        <w:t xml:space="preserve"> = agent </w:t>
      </w:r>
      <w:r w:rsidR="001D386D" w:rsidRPr="002C4BFC">
        <w:rPr>
          <w:rFonts w:ascii="Courier New" w:hAnsi="Courier New" w:cs="Courier New"/>
          <w:sz w:val="20"/>
        </w:rPr>
        <w:t xml:space="preserve">edition </w:t>
      </w:r>
      <w:r w:rsidRPr="002C4BFC">
        <w:rPr>
          <w:rFonts w:ascii="Courier New" w:hAnsi="Courier New" w:cs="Courier New"/>
          <w:sz w:val="20"/>
        </w:rPr>
        <w:t xml:space="preserve">capacity and t = simulation time. </w:t>
      </w:r>
    </w:p>
    <w:p w14:paraId="081FE1A3" w14:textId="77777777" w:rsidR="000D4904" w:rsidRPr="006A79EC" w:rsidRDefault="000D4904" w:rsidP="006A79EC">
      <w:pPr>
        <w:jc w:val="both"/>
        <w:rPr>
          <w:ins w:id="12" w:author="Zoe" w:date="2014-09-23T13:17:00Z"/>
          <w:rFonts w:ascii="Times New Roman" w:hAnsi="Times New Roman" w:cs="Times New Roman"/>
        </w:rPr>
      </w:pPr>
    </w:p>
    <w:p w14:paraId="4A1FE808" w14:textId="7C077447" w:rsidR="0067633B" w:rsidRPr="006A79EC" w:rsidRDefault="00F756E8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The d</w:t>
      </w:r>
      <w:r w:rsidR="0079634F" w:rsidRPr="006A79EC">
        <w:rPr>
          <w:rFonts w:ascii="Times New Roman" w:hAnsi="Times New Roman" w:cs="Times New Roman"/>
        </w:rPr>
        <w:t>ocuments</w:t>
      </w:r>
      <w:r w:rsidR="001D386D" w:rsidRPr="006A79EC">
        <w:rPr>
          <w:rFonts w:ascii="Times New Roman" w:hAnsi="Times New Roman" w:cs="Times New Roman"/>
        </w:rPr>
        <w:t>’</w:t>
      </w:r>
      <w:r w:rsidR="0079634F" w:rsidRPr="006A79EC">
        <w:rPr>
          <w:rFonts w:ascii="Times New Roman" w:hAnsi="Times New Roman" w:cs="Times New Roman"/>
        </w:rPr>
        <w:t xml:space="preserve"> probabilities are updated as follows</w:t>
      </w:r>
      <w:r w:rsidR="001D386D" w:rsidRPr="006A79EC">
        <w:rPr>
          <w:rFonts w:ascii="Times New Roman" w:hAnsi="Times New Roman" w:cs="Times New Roman"/>
        </w:rPr>
        <w:t xml:space="preserve">: </w:t>
      </w:r>
      <w:r w:rsidR="0079634F" w:rsidRPr="006A79EC">
        <w:rPr>
          <w:rFonts w:ascii="Times New Roman" w:hAnsi="Times New Roman" w:cs="Times New Roman"/>
        </w:rPr>
        <w:t>at the beginning of the simulation</w:t>
      </w:r>
      <w:r w:rsidR="001D386D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every document has the same probability, 1 </w:t>
      </w:r>
      <w:r w:rsidR="000D4904" w:rsidRPr="006A79EC">
        <w:rPr>
          <w:rFonts w:ascii="Times New Roman" w:hAnsi="Times New Roman" w:cs="Times New Roman"/>
        </w:rPr>
        <w:t xml:space="preserve">per </w:t>
      </w:r>
      <w:r w:rsidR="0079634F" w:rsidRPr="006A79EC">
        <w:rPr>
          <w:rFonts w:ascii="Times New Roman" w:hAnsi="Times New Roman" w:cs="Times New Roman"/>
        </w:rPr>
        <w:t xml:space="preserve">total number of documents. </w:t>
      </w:r>
      <w:proofErr w:type="gramStart"/>
      <w:r w:rsidR="0079634F" w:rsidRPr="006A79EC">
        <w:rPr>
          <w:rFonts w:ascii="Times New Roman" w:hAnsi="Times New Roman" w:cs="Times New Roman"/>
        </w:rPr>
        <w:t>After each iteration</w:t>
      </w:r>
      <w:proofErr w:type="gramEnd"/>
      <w:r w:rsidR="0079634F" w:rsidRPr="006A79EC">
        <w:rPr>
          <w:rFonts w:ascii="Times New Roman" w:hAnsi="Times New Roman" w:cs="Times New Roman"/>
        </w:rPr>
        <w:t xml:space="preserve">, as can be seen in </w:t>
      </w:r>
      <w:r w:rsidR="001D386D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pseudocode, the probability of one document is calculated taking into account the editions made to it and </w:t>
      </w:r>
      <w:r w:rsidR="001D386D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>total editions made in the system.</w:t>
      </w:r>
    </w:p>
    <w:p w14:paraId="45154F20" w14:textId="77777777" w:rsidR="0067633B" w:rsidRPr="00FA6E49" w:rsidRDefault="0067633B" w:rsidP="006A79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895EC2" w14:textId="77777777" w:rsidR="0067633B" w:rsidRPr="00FA6E49" w:rsidRDefault="0079634F" w:rsidP="006A79EC">
      <w:pPr>
        <w:pStyle w:val="Heading3"/>
        <w:spacing w:before="0" w:line="276" w:lineRule="auto"/>
        <w:contextualSpacing w:val="0"/>
        <w:jc w:val="both"/>
        <w:rPr>
          <w:rFonts w:ascii="Times New Roman" w:hAnsi="Times New Roman" w:cs="Times New Roman"/>
          <w:i/>
          <w:color w:val="auto"/>
        </w:rPr>
      </w:pPr>
      <w:bookmarkStart w:id="13" w:name="h.jty7mcv5kixz"/>
      <w:bookmarkEnd w:id="13"/>
      <w:r w:rsidRPr="00FA6E49">
        <w:rPr>
          <w:rFonts w:ascii="Times New Roman" w:hAnsi="Times New Roman" w:cs="Times New Roman"/>
          <w:i/>
          <w:color w:val="auto"/>
        </w:rPr>
        <w:t>Experimental design</w:t>
      </w:r>
    </w:p>
    <w:p w14:paraId="7A051409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2FDE9C20" w14:textId="7BF90E96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probability of connection between two agents, given a determined </w:t>
      </w:r>
      <w:r w:rsidR="000D4904" w:rsidRPr="006A79EC">
        <w:rPr>
          <w:rFonts w:ascii="Times New Roman" w:hAnsi="Times New Roman" w:cs="Times New Roman"/>
        </w:rPr>
        <w:t xml:space="preserve">number </w:t>
      </w:r>
      <w:r w:rsidRPr="006A79EC">
        <w:rPr>
          <w:rFonts w:ascii="Times New Roman" w:hAnsi="Times New Roman" w:cs="Times New Roman"/>
        </w:rPr>
        <w:t xml:space="preserve">of agents, depends on the simulation time and the agent </w:t>
      </w:r>
      <w:r w:rsidR="001D386D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>capacity. We observe</w:t>
      </w:r>
      <w:r w:rsidR="001D386D" w:rsidRPr="006A79EC">
        <w:rPr>
          <w:rFonts w:ascii="Times New Roman" w:hAnsi="Times New Roman" w:cs="Times New Roman"/>
        </w:rPr>
        <w:t>d</w:t>
      </w:r>
      <w:r w:rsidRPr="006A79EC">
        <w:rPr>
          <w:rFonts w:ascii="Times New Roman" w:hAnsi="Times New Roman" w:cs="Times New Roman"/>
        </w:rPr>
        <w:t xml:space="preserve"> the </w:t>
      </w:r>
      <w:r w:rsidR="001D386D" w:rsidRPr="006A79EC">
        <w:rPr>
          <w:rFonts w:ascii="Times New Roman" w:hAnsi="Times New Roman" w:cs="Times New Roman"/>
        </w:rPr>
        <w:t xml:space="preserve">structural properties of the </w:t>
      </w:r>
      <w:r w:rsidRPr="006A79EC">
        <w:rPr>
          <w:rFonts w:ascii="Times New Roman" w:hAnsi="Times New Roman" w:cs="Times New Roman"/>
        </w:rPr>
        <w:t xml:space="preserve">co-author editions network according to </w:t>
      </w:r>
      <w:r w:rsidR="001D386D" w:rsidRPr="006A79EC">
        <w:rPr>
          <w:rFonts w:ascii="Times New Roman" w:hAnsi="Times New Roman" w:cs="Times New Roman"/>
        </w:rPr>
        <w:t xml:space="preserve">three </w:t>
      </w:r>
      <w:r w:rsidRPr="006A79EC">
        <w:rPr>
          <w:rFonts w:ascii="Times New Roman" w:hAnsi="Times New Roman" w:cs="Times New Roman"/>
        </w:rPr>
        <w:t>assigned parameters</w:t>
      </w:r>
      <w:r w:rsidR="000D4904" w:rsidRPr="006A79EC">
        <w:rPr>
          <w:rFonts w:ascii="Times New Roman" w:hAnsi="Times New Roman" w:cs="Times New Roman"/>
        </w:rPr>
        <w:t>:</w:t>
      </w:r>
      <w:r w:rsidRPr="006A79EC">
        <w:rPr>
          <w:rFonts w:ascii="Times New Roman" w:hAnsi="Times New Roman" w:cs="Times New Roman"/>
        </w:rPr>
        <w:t xml:space="preserve"> total agents, time simulation and agent </w:t>
      </w:r>
      <w:r w:rsidR="000D4904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>capacity.</w:t>
      </w:r>
    </w:p>
    <w:p w14:paraId="0A183F09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5F36F3B7" w14:textId="086B0135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Each parameter was evaluated as follows: total agents between 10</w:t>
      </w:r>
      <w:r w:rsidRPr="006A79EC">
        <w:rPr>
          <w:rFonts w:ascii="Times New Roman" w:hAnsi="Times New Roman" w:cs="Times New Roman"/>
          <w:vertAlign w:val="superscript"/>
        </w:rPr>
        <w:t>1</w:t>
      </w:r>
      <w:r w:rsidRPr="006A79EC">
        <w:rPr>
          <w:rFonts w:ascii="Times New Roman" w:hAnsi="Times New Roman" w:cs="Times New Roman"/>
        </w:rPr>
        <w:t xml:space="preserve"> and 10</w:t>
      </w:r>
      <w:r w:rsidRPr="006A79EC">
        <w:rPr>
          <w:rFonts w:ascii="Times New Roman" w:hAnsi="Times New Roman" w:cs="Times New Roman"/>
          <w:vertAlign w:val="superscript"/>
        </w:rPr>
        <w:t>3</w:t>
      </w:r>
      <w:r w:rsidRPr="006A79EC">
        <w:rPr>
          <w:rFonts w:ascii="Times New Roman" w:hAnsi="Times New Roman" w:cs="Times New Roman"/>
        </w:rPr>
        <w:t xml:space="preserve">. For each </w:t>
      </w:r>
      <w:r w:rsidR="00A74E99" w:rsidRPr="006A79EC">
        <w:rPr>
          <w:rFonts w:ascii="Times New Roman" w:hAnsi="Times New Roman" w:cs="Times New Roman"/>
        </w:rPr>
        <w:t xml:space="preserve">value for </w:t>
      </w:r>
      <w:r w:rsidRPr="006A79EC">
        <w:rPr>
          <w:rFonts w:ascii="Times New Roman" w:hAnsi="Times New Roman" w:cs="Times New Roman"/>
        </w:rPr>
        <w:t>agent</w:t>
      </w:r>
      <w:r w:rsidR="00A74E99" w:rsidRPr="006A79EC">
        <w:rPr>
          <w:rFonts w:ascii="Times New Roman" w:hAnsi="Times New Roman" w:cs="Times New Roman"/>
        </w:rPr>
        <w:t>s</w:t>
      </w:r>
      <w:r w:rsidR="001D386D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the time simulation was evaluated from 2 times to 10 times the </w:t>
      </w:r>
      <w:r w:rsidR="001D386D" w:rsidRPr="006A79EC">
        <w:rPr>
          <w:rFonts w:ascii="Times New Roman" w:hAnsi="Times New Roman" w:cs="Times New Roman"/>
        </w:rPr>
        <w:t xml:space="preserve">number </w:t>
      </w:r>
      <w:r w:rsidRPr="006A79EC">
        <w:rPr>
          <w:rFonts w:ascii="Times New Roman" w:hAnsi="Times New Roman" w:cs="Times New Roman"/>
        </w:rPr>
        <w:t xml:space="preserve">of agents. </w:t>
      </w:r>
      <w:r w:rsidR="001D386D" w:rsidRPr="006A79EC">
        <w:rPr>
          <w:rFonts w:ascii="Times New Roman" w:hAnsi="Times New Roman" w:cs="Times New Roman"/>
        </w:rPr>
        <w:t>A</w:t>
      </w:r>
      <w:r w:rsidRPr="006A79EC">
        <w:rPr>
          <w:rFonts w:ascii="Times New Roman" w:hAnsi="Times New Roman" w:cs="Times New Roman"/>
        </w:rPr>
        <w:t xml:space="preserve">gent </w:t>
      </w:r>
      <w:r w:rsidR="001D386D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>capacity was evaluated from 1 to 10. Each simulation was run 80 times, thus the measurements present</w:t>
      </w:r>
      <w:r w:rsidR="001D386D" w:rsidRPr="006A79EC">
        <w:rPr>
          <w:rFonts w:ascii="Times New Roman" w:hAnsi="Times New Roman" w:cs="Times New Roman"/>
        </w:rPr>
        <w:t>ed</w:t>
      </w:r>
      <w:r w:rsidRPr="006A79EC">
        <w:rPr>
          <w:rFonts w:ascii="Times New Roman" w:hAnsi="Times New Roman" w:cs="Times New Roman"/>
        </w:rPr>
        <w:t xml:space="preserve"> below correspond to the average over 80 simulations. </w:t>
      </w:r>
    </w:p>
    <w:p w14:paraId="5A309D34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160BB90C" w14:textId="03EB21DB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Experiments were performed in </w:t>
      </w:r>
      <w:proofErr w:type="spellStart"/>
      <w:r w:rsidRPr="006A79EC">
        <w:rPr>
          <w:rFonts w:ascii="Times New Roman" w:hAnsi="Times New Roman" w:cs="Times New Roman"/>
        </w:rPr>
        <w:t>NetLogo</w:t>
      </w:r>
      <w:proofErr w:type="spellEnd"/>
      <w:r w:rsidRPr="006A79EC">
        <w:rPr>
          <w:rFonts w:ascii="Times New Roman" w:hAnsi="Times New Roman" w:cs="Times New Roman"/>
        </w:rPr>
        <w:t xml:space="preserve"> 5.0.5 </w:t>
      </w:r>
      <w:sdt>
        <w:sdtPr>
          <w:rPr>
            <w:rFonts w:ascii="Times New Roman" w:hAnsi="Times New Roman" w:cs="Times New Roman"/>
          </w:rPr>
          <w:id w:val="445039395"/>
          <w:citation/>
        </w:sdtPr>
        <w:sdtContent>
          <w:r w:rsidR="00B12F68" w:rsidRPr="006A79EC">
            <w:rPr>
              <w:rFonts w:ascii="Times New Roman" w:hAnsi="Times New Roman" w:cs="Times New Roman"/>
            </w:rPr>
            <w:fldChar w:fldCharType="begin"/>
          </w:r>
          <w:r w:rsidR="005805E7" w:rsidRPr="006A79EC">
            <w:rPr>
              <w:rFonts w:ascii="Times New Roman" w:hAnsi="Times New Roman" w:cs="Times New Roman"/>
            </w:rPr>
            <w:instrText xml:space="preserve">CITATION Wil99 \l 1033 </w:instrText>
          </w:r>
          <w:r w:rsidR="00B12F68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(Wilensky 1999)</w:t>
          </w:r>
          <w:r w:rsidR="00B12F68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A57912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\</w:t>
      </w:r>
      <w:proofErr w:type="gramStart"/>
      <w:r w:rsidRPr="006A79EC">
        <w:rPr>
          <w:rFonts w:ascii="Times New Roman" w:hAnsi="Times New Roman" w:cs="Times New Roman"/>
        </w:rPr>
        <w:t>cite{</w:t>
      </w:r>
      <w:proofErr w:type="spellStart"/>
      <w:proofErr w:type="gramEnd"/>
      <w:r w:rsidRPr="006A79EC">
        <w:rPr>
          <w:rFonts w:ascii="Times New Roman" w:hAnsi="Times New Roman" w:cs="Times New Roman"/>
        </w:rPr>
        <w:t>NetLogo</w:t>
      </w:r>
      <w:proofErr w:type="spellEnd"/>
      <w:r w:rsidRPr="006A79EC">
        <w:rPr>
          <w:rFonts w:ascii="Times New Roman" w:hAnsi="Times New Roman" w:cs="Times New Roman"/>
        </w:rPr>
        <w:t xml:space="preserve">} </w:t>
      </w:r>
      <w:r w:rsidR="001D386D" w:rsidRPr="006A79EC">
        <w:rPr>
          <w:rFonts w:ascii="Times New Roman" w:hAnsi="Times New Roman" w:cs="Times New Roman"/>
        </w:rPr>
        <w:t xml:space="preserve">with an implemented extension to export the resulting graph </w:t>
      </w:r>
      <w:r w:rsidR="00A74E99" w:rsidRPr="006A79EC">
        <w:rPr>
          <w:rFonts w:ascii="Times New Roman" w:hAnsi="Times New Roman" w:cs="Times New Roman"/>
        </w:rPr>
        <w:t xml:space="preserve">to </w:t>
      </w:r>
      <w:r w:rsidRPr="006A79EC">
        <w:rPr>
          <w:rFonts w:ascii="Times New Roman" w:hAnsi="Times New Roman" w:cs="Times New Roman"/>
        </w:rPr>
        <w:t xml:space="preserve">graph6 </w:t>
      </w:r>
      <w:r w:rsidR="005805E7" w:rsidRPr="006A79EC">
        <w:rPr>
          <w:rFonts w:ascii="Times New Roman" w:hAnsi="Times New Roman" w:cs="Times New Roman"/>
        </w:rPr>
        <w:t xml:space="preserve">(https://github.com/erikasv/NetLogo-graph6) </w:t>
      </w:r>
      <w:r w:rsidR="000D4904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</w:t>
      </w:r>
      <w:r w:rsidR="001D386D" w:rsidRPr="006A79EC">
        <w:rPr>
          <w:rFonts w:ascii="Times New Roman" w:hAnsi="Times New Roman" w:cs="Times New Roman"/>
        </w:rPr>
        <w:t xml:space="preserve">and the analysis was performed in </w:t>
      </w:r>
      <w:proofErr w:type="spellStart"/>
      <w:r w:rsidR="001D386D" w:rsidRPr="006A79EC">
        <w:rPr>
          <w:rFonts w:ascii="Times New Roman" w:hAnsi="Times New Roman" w:cs="Times New Roman"/>
        </w:rPr>
        <w:t>Mathematica</w:t>
      </w:r>
      <w:proofErr w:type="spellEnd"/>
      <w:r w:rsidR="001D386D" w:rsidRPr="006A79EC">
        <w:rPr>
          <w:rFonts w:ascii="Times New Roman" w:hAnsi="Times New Roman" w:cs="Times New Roman"/>
        </w:rPr>
        <w:t xml:space="preserve"> 9</w:t>
      </w:r>
      <w:r w:rsidR="008A22BD" w:rsidRPr="006A79EC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719944851"/>
          <w:citation/>
        </w:sdtPr>
        <w:sdtContent>
          <w:r w:rsidR="008A22BD" w:rsidRPr="006A79EC">
            <w:rPr>
              <w:rFonts w:ascii="Times New Roman" w:hAnsi="Times New Roman" w:cs="Times New Roman"/>
            </w:rPr>
            <w:fldChar w:fldCharType="begin"/>
          </w:r>
          <w:r w:rsidR="008A22BD" w:rsidRPr="006A79EC">
            <w:rPr>
              <w:rFonts w:ascii="Times New Roman" w:hAnsi="Times New Roman" w:cs="Times New Roman"/>
            </w:rPr>
            <w:instrText xml:space="preserve"> CITATION Wol121 \l 1033 </w:instrText>
          </w:r>
          <w:r w:rsidR="008A22BD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(Wolfram Research, Inc. 2012)</w:t>
          </w:r>
          <w:r w:rsidR="008A22BD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Pr="006A79EC">
        <w:rPr>
          <w:rFonts w:ascii="Times New Roman" w:hAnsi="Times New Roman" w:cs="Times New Roman"/>
        </w:rPr>
        <w:t xml:space="preserve"> \cite{</w:t>
      </w:r>
      <w:proofErr w:type="spellStart"/>
      <w:r w:rsidRPr="006A79EC">
        <w:rPr>
          <w:rFonts w:ascii="Times New Roman" w:hAnsi="Times New Roman" w:cs="Times New Roman"/>
        </w:rPr>
        <w:t>Mathematica</w:t>
      </w:r>
      <w:proofErr w:type="spellEnd"/>
      <w:r w:rsidRPr="006A79EC">
        <w:rPr>
          <w:rFonts w:ascii="Times New Roman" w:hAnsi="Times New Roman" w:cs="Times New Roman"/>
        </w:rPr>
        <w:t>}</w:t>
      </w:r>
      <w:ins w:id="14" w:author="Zoe" w:date="2014-09-23T13:19:00Z">
        <w:r w:rsidR="000D4904" w:rsidRPr="006A79EC">
          <w:rPr>
            <w:rFonts w:ascii="Times New Roman" w:hAnsi="Times New Roman" w:cs="Times New Roman"/>
          </w:rPr>
          <w:t>.</w:t>
        </w:r>
      </w:ins>
      <w:r w:rsidRPr="006A79EC">
        <w:rPr>
          <w:rFonts w:ascii="Times New Roman" w:hAnsi="Times New Roman" w:cs="Times New Roman"/>
        </w:rPr>
        <w:t xml:space="preserve"> </w:t>
      </w:r>
    </w:p>
    <w:p w14:paraId="5AC6BD13" w14:textId="77777777" w:rsidR="0067633B" w:rsidRDefault="0067633B" w:rsidP="006A79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BBCB637" w14:textId="77777777" w:rsidR="00FA6E49" w:rsidRDefault="00FA6E49" w:rsidP="006A79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A75A17" w14:textId="77777777" w:rsidR="00FA6E49" w:rsidRPr="00FA6E49" w:rsidRDefault="00FA6E49" w:rsidP="006A79EC">
      <w:pPr>
        <w:jc w:val="both"/>
        <w:rPr>
          <w:ins w:id="15" w:author="Zoe" w:date="2014-09-23T11:57:00Z"/>
          <w:rFonts w:ascii="Times New Roman" w:hAnsi="Times New Roman" w:cs="Times New Roman"/>
          <w:sz w:val="32"/>
          <w:szCs w:val="32"/>
        </w:rPr>
      </w:pPr>
    </w:p>
    <w:p w14:paraId="4B4606DF" w14:textId="77777777" w:rsidR="0067633B" w:rsidRPr="00FA6E49" w:rsidRDefault="0079634F" w:rsidP="006A79EC">
      <w:pPr>
        <w:pStyle w:val="Heading1"/>
        <w:spacing w:before="0" w:line="276" w:lineRule="auto"/>
        <w:contextualSpacing w:val="0"/>
        <w:jc w:val="both"/>
        <w:rPr>
          <w:rFonts w:ascii="Times New Roman" w:hAnsi="Times New Roman" w:cs="Times New Roman"/>
          <w:b/>
        </w:rPr>
      </w:pPr>
      <w:bookmarkStart w:id="16" w:name="h.1pd7krowrmv9"/>
      <w:bookmarkEnd w:id="16"/>
      <w:r w:rsidRPr="00FA6E49">
        <w:rPr>
          <w:rFonts w:ascii="Times New Roman" w:hAnsi="Times New Roman" w:cs="Times New Roman"/>
          <w:b/>
        </w:rPr>
        <w:lastRenderedPageBreak/>
        <w:t>Results</w:t>
      </w:r>
    </w:p>
    <w:p w14:paraId="58826A15" w14:textId="77777777" w:rsidR="0067633B" w:rsidRPr="006A79EC" w:rsidRDefault="0067633B" w:rsidP="006A79EC">
      <w:pPr>
        <w:rPr>
          <w:rFonts w:ascii="Times New Roman" w:hAnsi="Times New Roman" w:cs="Times New Roman"/>
        </w:rPr>
      </w:pPr>
    </w:p>
    <w:p w14:paraId="1E2C9600" w14:textId="74AB27DA" w:rsidR="0067633B" w:rsidRPr="006A79EC" w:rsidRDefault="001D386D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Aside from </w:t>
      </w:r>
      <w:r w:rsidR="0079634F" w:rsidRPr="006A79EC">
        <w:rPr>
          <w:rFonts w:ascii="Times New Roman" w:hAnsi="Times New Roman" w:cs="Times New Roman"/>
        </w:rPr>
        <w:t>the</w:t>
      </w:r>
      <w:r w:rsidRPr="006A79EC">
        <w:rPr>
          <w:rFonts w:ascii="Times New Roman" w:hAnsi="Times New Roman" w:cs="Times New Roman"/>
        </w:rPr>
        <w:t xml:space="preserve"> produced</w:t>
      </w:r>
      <w:r w:rsidR="0079634F" w:rsidRPr="006A79EC">
        <w:rPr>
          <w:rFonts w:ascii="Times New Roman" w:hAnsi="Times New Roman" w:cs="Times New Roman"/>
        </w:rPr>
        <w:t xml:space="preserve"> results</w:t>
      </w:r>
      <w:r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the model was developed </w:t>
      </w:r>
      <w:r w:rsidRPr="006A79EC">
        <w:rPr>
          <w:rFonts w:ascii="Times New Roman" w:hAnsi="Times New Roman" w:cs="Times New Roman"/>
        </w:rPr>
        <w:t xml:space="preserve">as </w:t>
      </w:r>
      <w:r w:rsidR="0079634F" w:rsidRPr="006A79EC">
        <w:rPr>
          <w:rFonts w:ascii="Times New Roman" w:hAnsi="Times New Roman" w:cs="Times New Roman"/>
        </w:rPr>
        <w:t xml:space="preserve">a framework to study networks constructed from interaction rules </w:t>
      </w:r>
      <w:r w:rsidRPr="006A79EC">
        <w:rPr>
          <w:rFonts w:ascii="Times New Roman" w:hAnsi="Times New Roman" w:cs="Times New Roman"/>
        </w:rPr>
        <w:t xml:space="preserve">at </w:t>
      </w:r>
      <w:r w:rsidR="0079634F" w:rsidRPr="006A79EC">
        <w:rPr>
          <w:rFonts w:ascii="Times New Roman" w:hAnsi="Times New Roman" w:cs="Times New Roman"/>
        </w:rPr>
        <w:t xml:space="preserve">a micro level. It allows </w:t>
      </w:r>
      <w:r w:rsidRPr="006A79EC">
        <w:rPr>
          <w:rFonts w:ascii="Times New Roman" w:hAnsi="Times New Roman" w:cs="Times New Roman"/>
        </w:rPr>
        <w:t xml:space="preserve">for the </w:t>
      </w:r>
      <w:r w:rsidR="0079634F" w:rsidRPr="006A79EC">
        <w:rPr>
          <w:rFonts w:ascii="Times New Roman" w:hAnsi="Times New Roman" w:cs="Times New Roman"/>
        </w:rPr>
        <w:t xml:space="preserve">study </w:t>
      </w:r>
      <w:r w:rsidRPr="006A79EC">
        <w:rPr>
          <w:rFonts w:ascii="Times New Roman" w:hAnsi="Times New Roman" w:cs="Times New Roman"/>
        </w:rPr>
        <w:t xml:space="preserve">of </w:t>
      </w:r>
      <w:r w:rsidR="0079634F" w:rsidRPr="006A79EC">
        <w:rPr>
          <w:rFonts w:ascii="Times New Roman" w:hAnsi="Times New Roman" w:cs="Times New Roman"/>
        </w:rPr>
        <w:t xml:space="preserve">collective intelligence based on </w:t>
      </w:r>
      <w:r w:rsidRPr="006A79EC">
        <w:rPr>
          <w:rFonts w:ascii="Times New Roman" w:hAnsi="Times New Roman" w:cs="Times New Roman"/>
        </w:rPr>
        <w:t xml:space="preserve">a </w:t>
      </w:r>
      <w:r w:rsidR="0079634F" w:rsidRPr="006A79EC">
        <w:rPr>
          <w:rFonts w:ascii="Times New Roman" w:hAnsi="Times New Roman" w:cs="Times New Roman"/>
        </w:rPr>
        <w:t>network science approach.</w:t>
      </w:r>
    </w:p>
    <w:p w14:paraId="2F8346D5" w14:textId="62F5A9A9" w:rsidR="0067633B" w:rsidRPr="006A79EC" w:rsidRDefault="0067633B" w:rsidP="006A79EC">
      <w:pPr>
        <w:rPr>
          <w:rFonts w:ascii="Times New Roman" w:hAnsi="Times New Roman" w:cs="Times New Roman"/>
        </w:rPr>
      </w:pPr>
    </w:p>
    <w:p w14:paraId="5A412222" w14:textId="2722E488" w:rsidR="0067633B" w:rsidRPr="006A79EC" w:rsidRDefault="00785751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fldChar w:fldCharType="begin"/>
      </w:r>
      <w:r w:rsidRPr="006A79EC">
        <w:rPr>
          <w:rFonts w:ascii="Times New Roman" w:hAnsi="Times New Roman" w:cs="Times New Roman"/>
        </w:rPr>
        <w:instrText xml:space="preserve"> REF _Ref273525649 \h </w:instrText>
      </w:r>
      <w:r w:rsidRPr="006A79EC">
        <w:rPr>
          <w:rFonts w:ascii="Times New Roman" w:hAnsi="Times New Roman" w:cs="Times New Roman"/>
        </w:rPr>
      </w:r>
      <w:r w:rsidRPr="006A79EC">
        <w:rPr>
          <w:rFonts w:ascii="Times New Roman" w:hAnsi="Times New Roman" w:cs="Times New Roman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</w:rPr>
        <w:t>1</w:t>
      </w:r>
      <w:r w:rsidRPr="006A79EC">
        <w:rPr>
          <w:rFonts w:ascii="Times New Roman" w:hAnsi="Times New Roman" w:cs="Times New Roman"/>
        </w:rPr>
        <w:fldChar w:fldCharType="end"/>
      </w:r>
      <w:r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show</w:t>
      </w:r>
      <w:r w:rsidR="001D386D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the clustering coefficient for each </w:t>
      </w:r>
      <w:r w:rsidR="001D386D" w:rsidRPr="006A79EC">
        <w:rPr>
          <w:rFonts w:ascii="Times New Roman" w:hAnsi="Times New Roman" w:cs="Times New Roman"/>
        </w:rPr>
        <w:t xml:space="preserve">number </w:t>
      </w:r>
      <w:r w:rsidR="0079634F" w:rsidRPr="006A79EC">
        <w:rPr>
          <w:rFonts w:ascii="Times New Roman" w:hAnsi="Times New Roman" w:cs="Times New Roman"/>
        </w:rPr>
        <w:t xml:space="preserve">of agents and the </w:t>
      </w:r>
      <w:proofErr w:type="spellStart"/>
      <w:r w:rsidR="0079634F" w:rsidRPr="006A79EC">
        <w:rPr>
          <w:rFonts w:ascii="Times New Roman" w:hAnsi="Times New Roman" w:cs="Times New Roman"/>
        </w:rPr>
        <w:t>WikITRB</w:t>
      </w:r>
      <w:proofErr w:type="spellEnd"/>
      <w:r w:rsidR="0079634F" w:rsidRPr="006A79EC">
        <w:rPr>
          <w:rFonts w:ascii="Times New Roman" w:hAnsi="Times New Roman" w:cs="Times New Roman"/>
        </w:rPr>
        <w:t xml:space="preserve"> In a</w:t>
      </w:r>
      <w:r w:rsidR="001D386D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b and c</w:t>
      </w:r>
      <w:r w:rsidR="001D386D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the results show how the curve of </w:t>
      </w:r>
      <w:r w:rsidR="000E7AA6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average clustering coefficient </w:t>
      </w:r>
      <w:r w:rsidR="000E7AA6" w:rsidRPr="006A79EC">
        <w:rPr>
          <w:rFonts w:ascii="Times New Roman" w:hAnsi="Times New Roman" w:cs="Times New Roman"/>
        </w:rPr>
        <w:t xml:space="preserve">evolved </w:t>
      </w:r>
      <w:r w:rsidR="0079634F" w:rsidRPr="006A79EC">
        <w:rPr>
          <w:rFonts w:ascii="Times New Roman" w:hAnsi="Times New Roman" w:cs="Times New Roman"/>
        </w:rPr>
        <w:t>over 80 simulations. The clustering coefficient in wiki system</w:t>
      </w:r>
      <w:r w:rsidR="001D386D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</w:t>
      </w:r>
      <w:r w:rsidR="000E7AA6" w:rsidRPr="006A79EC">
        <w:rPr>
          <w:rFonts w:ascii="Times New Roman" w:hAnsi="Times New Roman" w:cs="Times New Roman"/>
        </w:rPr>
        <w:t>demonstrates</w:t>
      </w:r>
      <w:r w:rsidR="001D386D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the same behavior</w:t>
      </w:r>
      <w:r w:rsidR="001D386D" w:rsidRPr="006A79EC">
        <w:rPr>
          <w:rFonts w:ascii="Times New Roman" w:hAnsi="Times New Roman" w:cs="Times New Roman"/>
        </w:rPr>
        <w:t xml:space="preserve"> and </w:t>
      </w:r>
      <w:r w:rsidR="0079634F" w:rsidRPr="006A79EC">
        <w:rPr>
          <w:rFonts w:ascii="Times New Roman" w:hAnsi="Times New Roman" w:cs="Times New Roman"/>
        </w:rPr>
        <w:t>is consistent with</w:t>
      </w:r>
      <w:r w:rsidR="001D386D" w:rsidRPr="006A79EC">
        <w:rPr>
          <w:rFonts w:ascii="Times New Roman" w:hAnsi="Times New Roman" w:cs="Times New Roman"/>
        </w:rPr>
        <w:t xml:space="preserve"> the</w:t>
      </w:r>
      <w:r w:rsidR="0079634F" w:rsidRPr="006A79EC">
        <w:rPr>
          <w:rFonts w:ascii="Times New Roman" w:hAnsi="Times New Roman" w:cs="Times New Roman"/>
        </w:rPr>
        <w:t xml:space="preserve"> clustering coefficient in small world networks.</w:t>
      </w:r>
    </w:p>
    <w:p w14:paraId="0FC75A81" w14:textId="6524BE45" w:rsidR="0067633B" w:rsidRPr="006A79EC" w:rsidRDefault="0067633B" w:rsidP="006A79E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18"/>
        <w:gridCol w:w="4619"/>
      </w:tblGrid>
      <w:tr w:rsidR="00AA52D6" w:rsidRPr="006A79EC" w14:paraId="573DAB01" w14:textId="77777777" w:rsidTr="00785751">
        <w:trPr>
          <w:jc w:val="center"/>
        </w:trPr>
        <w:tc>
          <w:tcPr>
            <w:tcW w:w="4788" w:type="dxa"/>
            <w:vAlign w:val="center"/>
          </w:tcPr>
          <w:p w14:paraId="460D3368" w14:textId="77777777" w:rsidR="00AA52D6" w:rsidRPr="006A79EC" w:rsidRDefault="00AA52D6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59511E11" wp14:editId="371F9E89">
                  <wp:extent cx="2880360" cy="188823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.pd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8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D6B1C" w14:textId="21E6E188" w:rsidR="00DD67F2" w:rsidRPr="006A79EC" w:rsidRDefault="00DD67F2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(a)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1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  <w:tc>
          <w:tcPr>
            <w:tcW w:w="4788" w:type="dxa"/>
            <w:vAlign w:val="center"/>
          </w:tcPr>
          <w:p w14:paraId="79B2EDBC" w14:textId="77777777" w:rsidR="00AA52D6" w:rsidRPr="006A79EC" w:rsidRDefault="00AA52D6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7D7DB5E1" wp14:editId="30F95435">
                  <wp:extent cx="2880360" cy="18722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.pd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7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2E6D0" w14:textId="6FE74983" w:rsidR="00DD67F2" w:rsidRPr="006A79EC" w:rsidRDefault="00DD67F2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(b)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2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</w:tr>
      <w:tr w:rsidR="00AA52D6" w:rsidRPr="006A79EC" w14:paraId="62E2186A" w14:textId="77777777" w:rsidTr="00785751">
        <w:trPr>
          <w:jc w:val="center"/>
        </w:trPr>
        <w:tc>
          <w:tcPr>
            <w:tcW w:w="4788" w:type="dxa"/>
            <w:vAlign w:val="center"/>
          </w:tcPr>
          <w:p w14:paraId="05B16C8D" w14:textId="77777777" w:rsidR="00AA52D6" w:rsidRPr="006A79EC" w:rsidRDefault="00AA52D6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55D48454" wp14:editId="0F9D18EA">
                  <wp:extent cx="2880360" cy="186423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0.pd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6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61F80" w14:textId="2F8B15EB" w:rsidR="00DD67F2" w:rsidRPr="006A79EC" w:rsidRDefault="00DD67F2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(c)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3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  <w:tc>
          <w:tcPr>
            <w:tcW w:w="4788" w:type="dxa"/>
            <w:vAlign w:val="center"/>
          </w:tcPr>
          <w:p w14:paraId="7996BF5E" w14:textId="77777777" w:rsidR="00AA52D6" w:rsidRPr="006A79EC" w:rsidRDefault="00AA52D6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7188B1DD" wp14:editId="0E62839C">
                  <wp:extent cx="2880360" cy="190423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WikiITRB-2011.pd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90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35F0B" w14:textId="5D3AAC9C" w:rsidR="00DD67F2" w:rsidRPr="006A79EC" w:rsidRDefault="00DD67F2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 xml:space="preserve">(d) </w:t>
            </w:r>
            <w:proofErr w:type="spellStart"/>
            <w:r w:rsidRPr="006A79EC">
              <w:rPr>
                <w:rFonts w:ascii="Times New Roman" w:hAnsi="Times New Roman" w:cs="Times New Roman"/>
                <w:i/>
                <w:sz w:val="20"/>
              </w:rPr>
              <w:t>WikiITRB</w:t>
            </w:r>
            <w:proofErr w:type="spellEnd"/>
          </w:p>
        </w:tc>
      </w:tr>
    </w:tbl>
    <w:p w14:paraId="28EC50C6" w14:textId="59647D41" w:rsidR="0067633B" w:rsidRPr="006A79EC" w:rsidRDefault="00DD67F2" w:rsidP="006A79EC">
      <w:pPr>
        <w:pStyle w:val="Caption"/>
        <w:spacing w:before="0" w:after="0"/>
        <w:jc w:val="both"/>
        <w:rPr>
          <w:rFonts w:ascii="Times New Roman" w:hAnsi="Times New Roman" w:cs="Times New Roman"/>
          <w:sz w:val="20"/>
          <w:szCs w:val="20"/>
        </w:rPr>
      </w:pPr>
      <w:bookmarkStart w:id="17" w:name="_Ref273525649"/>
      <w:r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Pr="006A79EC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>
        <w:rPr>
          <w:rFonts w:ascii="Times New Roman" w:hAnsi="Times New Roman" w:cs="Times New Roman"/>
          <w:noProof/>
          <w:sz w:val="20"/>
          <w:szCs w:val="20"/>
        </w:rPr>
        <w:t>1</w:t>
      </w:r>
      <w:r w:rsidRPr="006A79EC">
        <w:rPr>
          <w:rFonts w:ascii="Times New Roman" w:hAnsi="Times New Roman" w:cs="Times New Roman"/>
          <w:sz w:val="20"/>
          <w:szCs w:val="20"/>
        </w:rPr>
        <w:fldChar w:fldCharType="end"/>
      </w:r>
      <w:bookmarkEnd w:id="17"/>
      <w:r w:rsidRPr="006A79EC">
        <w:rPr>
          <w:rFonts w:ascii="Times New Roman" w:hAnsi="Times New Roman" w:cs="Times New Roman"/>
          <w:sz w:val="20"/>
          <w:szCs w:val="20"/>
        </w:rPr>
        <w:t xml:space="preserve"> Values of the clustering coefficient through time units. Figures a, b and c correspond to model executions with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1</w:t>
      </w:r>
      <w:r w:rsidRPr="006A79EC">
        <w:rPr>
          <w:rFonts w:ascii="Times New Roman" w:hAnsi="Times New Roman" w:cs="Times New Roman"/>
          <w:sz w:val="20"/>
          <w:szCs w:val="20"/>
        </w:rPr>
        <w:t>,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A79EC">
        <w:rPr>
          <w:rFonts w:ascii="Times New Roman" w:hAnsi="Times New Roman" w:cs="Times New Roman"/>
          <w:sz w:val="20"/>
          <w:szCs w:val="20"/>
        </w:rPr>
        <w:t xml:space="preserve"> and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Pr="006A79EC">
        <w:rPr>
          <w:rFonts w:ascii="Times New Roman" w:hAnsi="Times New Roman" w:cs="Times New Roman"/>
          <w:sz w:val="20"/>
          <w:szCs w:val="20"/>
        </w:rPr>
        <w:t xml:space="preserve"> agents respectively, and Figure d corresponds to </w:t>
      </w:r>
      <w:proofErr w:type="spellStart"/>
      <w:r w:rsidRPr="006A79EC">
        <w:rPr>
          <w:rFonts w:ascii="Times New Roman" w:hAnsi="Times New Roman" w:cs="Times New Roman"/>
          <w:sz w:val="20"/>
          <w:szCs w:val="20"/>
        </w:rPr>
        <w:t>wikITRB</w:t>
      </w:r>
      <w:proofErr w:type="spellEnd"/>
      <w:r w:rsidRPr="006A79EC">
        <w:rPr>
          <w:rFonts w:ascii="Times New Roman" w:hAnsi="Times New Roman" w:cs="Times New Roman"/>
          <w:sz w:val="20"/>
          <w:szCs w:val="20"/>
        </w:rPr>
        <w:t>. In</w:t>
      </w:r>
      <w:r w:rsidR="00785751" w:rsidRPr="006A79EC">
        <w:rPr>
          <w:rFonts w:ascii="Times New Roman" w:hAnsi="Times New Roman" w:cs="Times New Roman"/>
          <w:sz w:val="20"/>
          <w:szCs w:val="20"/>
        </w:rPr>
        <w:t xml:space="preserve"> </w:t>
      </w:r>
      <w:r w:rsidR="00785751"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="00785751" w:rsidRPr="006A79EC">
        <w:rPr>
          <w:rFonts w:ascii="Times New Roman" w:hAnsi="Times New Roman" w:cs="Times New Roman"/>
          <w:sz w:val="20"/>
          <w:szCs w:val="20"/>
        </w:rPr>
        <w:instrText xml:space="preserve"> REF _Ref273525649 \h </w:instrText>
      </w:r>
      <w:r w:rsidR="00785751" w:rsidRPr="006A79EC">
        <w:rPr>
          <w:rFonts w:ascii="Times New Roman" w:hAnsi="Times New Roman" w:cs="Times New Roman"/>
          <w:sz w:val="20"/>
          <w:szCs w:val="20"/>
        </w:rPr>
      </w:r>
      <w:r w:rsidR="00785751"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  <w:szCs w:val="20"/>
        </w:rPr>
        <w:t>1</w:t>
      </w:r>
      <w:r w:rsidR="00785751" w:rsidRPr="006A79EC">
        <w:rPr>
          <w:rFonts w:ascii="Times New Roman" w:hAnsi="Times New Roman" w:cs="Times New Roman"/>
          <w:sz w:val="20"/>
          <w:szCs w:val="20"/>
        </w:rPr>
        <w:fldChar w:fldCharType="end"/>
      </w:r>
      <w:r w:rsidRPr="006A79EC">
        <w:rPr>
          <w:rFonts w:ascii="Times New Roman" w:hAnsi="Times New Roman" w:cs="Times New Roman"/>
          <w:sz w:val="20"/>
          <w:szCs w:val="20"/>
        </w:rPr>
        <w:t xml:space="preserve">, along the </w:t>
      </w:r>
      <w:proofErr w:type="gramStart"/>
      <w:r w:rsidRPr="006A79EC">
        <w:rPr>
          <w:rFonts w:ascii="Times New Roman" w:hAnsi="Times New Roman" w:cs="Times New Roman"/>
          <w:sz w:val="20"/>
          <w:szCs w:val="20"/>
        </w:rPr>
        <w:t>x axis</w:t>
      </w:r>
      <w:proofErr w:type="gramEnd"/>
      <w:r w:rsidRPr="006A79EC">
        <w:rPr>
          <w:rFonts w:ascii="Times New Roman" w:hAnsi="Times New Roman" w:cs="Times New Roman"/>
          <w:sz w:val="20"/>
          <w:szCs w:val="20"/>
        </w:rPr>
        <w:t xml:space="preserve"> are time units and the y axis shows the clustering coefficient of the resulting network after running the model. Each line in the graphic corresponds to one value of agent edition capacity (k).</w:t>
      </w:r>
    </w:p>
    <w:p w14:paraId="2DF3CABC" w14:textId="77777777" w:rsidR="00DD67F2" w:rsidRPr="006A79EC" w:rsidRDefault="00DD67F2" w:rsidP="006A79EC">
      <w:pPr>
        <w:jc w:val="both"/>
        <w:rPr>
          <w:rFonts w:ascii="Times New Roman" w:hAnsi="Times New Roman" w:cs="Times New Roman"/>
        </w:rPr>
      </w:pPr>
    </w:p>
    <w:p w14:paraId="0CE386D3" w14:textId="0C2AF474" w:rsidR="0067633B" w:rsidRPr="006A79EC" w:rsidRDefault="00785751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fldChar w:fldCharType="begin"/>
      </w:r>
      <w:r w:rsidRPr="006A79EC">
        <w:rPr>
          <w:rFonts w:ascii="Times New Roman" w:hAnsi="Times New Roman" w:cs="Times New Roman"/>
        </w:rPr>
        <w:instrText xml:space="preserve"> REF _Ref273525649 \h </w:instrText>
      </w:r>
      <w:r w:rsidRPr="006A79EC">
        <w:rPr>
          <w:rFonts w:ascii="Times New Roman" w:hAnsi="Times New Roman" w:cs="Times New Roman"/>
        </w:rPr>
      </w:r>
      <w:r w:rsidRPr="006A79EC">
        <w:rPr>
          <w:rFonts w:ascii="Times New Roman" w:hAnsi="Times New Roman" w:cs="Times New Roman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</w:rPr>
        <w:t>1</w:t>
      </w:r>
      <w:r w:rsidRPr="006A79EC">
        <w:rPr>
          <w:rFonts w:ascii="Times New Roman" w:hAnsi="Times New Roman" w:cs="Times New Roman"/>
        </w:rPr>
        <w:fldChar w:fldCharType="end"/>
      </w:r>
      <w:r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show</w:t>
      </w:r>
      <w:r w:rsidR="0051502A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that when both time </w:t>
      </w:r>
      <w:r w:rsidR="0051502A" w:rsidRPr="006A79EC">
        <w:rPr>
          <w:rFonts w:ascii="Times New Roman" w:hAnsi="Times New Roman" w:cs="Times New Roman"/>
        </w:rPr>
        <w:t xml:space="preserve">(t) </w:t>
      </w:r>
      <w:r w:rsidR="0079634F" w:rsidRPr="006A79EC">
        <w:rPr>
          <w:rFonts w:ascii="Times New Roman" w:hAnsi="Times New Roman" w:cs="Times New Roman"/>
        </w:rPr>
        <w:t>and k increase, the clustering coefficient</w:t>
      </w:r>
      <w:r w:rsidR="0051502A" w:rsidRPr="006A79EC">
        <w:rPr>
          <w:rFonts w:ascii="Times New Roman" w:hAnsi="Times New Roman" w:cs="Times New Roman"/>
        </w:rPr>
        <w:t xml:space="preserve"> also increases</w:t>
      </w:r>
      <w:r w:rsidR="0079634F" w:rsidRPr="006A79EC">
        <w:rPr>
          <w:rFonts w:ascii="Times New Roman" w:hAnsi="Times New Roman" w:cs="Times New Roman"/>
        </w:rPr>
        <w:t>. Regardless of the number of agents</w:t>
      </w:r>
      <w:r w:rsidR="0051502A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all graphics resulting from the model are very similar to the one of</w:t>
      </w:r>
      <w:r w:rsidR="0051502A" w:rsidRPr="006A79EC">
        <w:rPr>
          <w:rFonts w:ascii="Times New Roman" w:hAnsi="Times New Roman" w:cs="Times New Roman"/>
        </w:rPr>
        <w:t xml:space="preserve"> the</w:t>
      </w:r>
      <w:r w:rsidR="0079634F" w:rsidRPr="006A79EC">
        <w:rPr>
          <w:rFonts w:ascii="Times New Roman" w:hAnsi="Times New Roman" w:cs="Times New Roman"/>
        </w:rPr>
        <w:t xml:space="preserve"> </w:t>
      </w:r>
      <w:proofErr w:type="spellStart"/>
      <w:r w:rsidR="0079634F" w:rsidRPr="006A79EC">
        <w:rPr>
          <w:rFonts w:ascii="Times New Roman" w:hAnsi="Times New Roman" w:cs="Times New Roman"/>
        </w:rPr>
        <w:t>wikITRB</w:t>
      </w:r>
      <w:proofErr w:type="spellEnd"/>
      <w:r w:rsidR="0079634F" w:rsidRPr="006A79EC">
        <w:rPr>
          <w:rFonts w:ascii="Times New Roman" w:hAnsi="Times New Roman" w:cs="Times New Roman"/>
        </w:rPr>
        <w:t>. While k increase</w:t>
      </w:r>
      <w:r w:rsidR="0051502A" w:rsidRPr="006A79EC">
        <w:rPr>
          <w:rFonts w:ascii="Times New Roman" w:hAnsi="Times New Roman" w:cs="Times New Roman"/>
        </w:rPr>
        <w:t>s,</w:t>
      </w:r>
      <w:r w:rsidR="0079634F" w:rsidRPr="006A79EC">
        <w:rPr>
          <w:rFonts w:ascii="Times New Roman" w:hAnsi="Times New Roman" w:cs="Times New Roman"/>
        </w:rPr>
        <w:t xml:space="preserve"> there </w:t>
      </w:r>
      <w:r w:rsidR="0051502A" w:rsidRPr="006A79EC">
        <w:rPr>
          <w:rFonts w:ascii="Times New Roman" w:hAnsi="Times New Roman" w:cs="Times New Roman"/>
        </w:rPr>
        <w:t>is</w:t>
      </w:r>
      <w:r w:rsidR="0079634F" w:rsidRPr="006A79EC">
        <w:rPr>
          <w:rFonts w:ascii="Times New Roman" w:hAnsi="Times New Roman" w:cs="Times New Roman"/>
        </w:rPr>
        <w:t xml:space="preserve"> monotonic growth over time</w:t>
      </w:r>
      <w:r w:rsidR="0051502A" w:rsidRPr="006A79EC">
        <w:rPr>
          <w:rFonts w:ascii="Times New Roman" w:hAnsi="Times New Roman" w:cs="Times New Roman"/>
        </w:rPr>
        <w:t>;</w:t>
      </w:r>
      <w:r w:rsidR="0079634F" w:rsidRPr="006A79EC">
        <w:rPr>
          <w:rFonts w:ascii="Times New Roman" w:hAnsi="Times New Roman" w:cs="Times New Roman"/>
        </w:rPr>
        <w:t xml:space="preserve"> however, this behavior is not present </w:t>
      </w:r>
      <w:r w:rsidR="0051502A" w:rsidRPr="006A79EC">
        <w:rPr>
          <w:rFonts w:ascii="Times New Roman" w:hAnsi="Times New Roman" w:cs="Times New Roman"/>
        </w:rPr>
        <w:t xml:space="preserve">for </w:t>
      </w:r>
      <w:r w:rsidR="0079634F" w:rsidRPr="006A79EC">
        <w:rPr>
          <w:rFonts w:ascii="Times New Roman" w:hAnsi="Times New Roman" w:cs="Times New Roman"/>
        </w:rPr>
        <w:t xml:space="preserve">low values of k. Thus, </w:t>
      </w:r>
      <w:r w:rsidR="0051502A" w:rsidRPr="006A79EC">
        <w:rPr>
          <w:rFonts w:ascii="Times New Roman" w:hAnsi="Times New Roman" w:cs="Times New Roman"/>
        </w:rPr>
        <w:t xml:space="preserve">when </w:t>
      </w:r>
      <w:r w:rsidR="0079634F" w:rsidRPr="006A79EC">
        <w:rPr>
          <w:rFonts w:ascii="Times New Roman" w:hAnsi="Times New Roman" w:cs="Times New Roman"/>
        </w:rPr>
        <w:t xml:space="preserve">k &gt;= 3 and t &gt;= 5 </w:t>
      </w:r>
      <w:r w:rsidR="007D7EE4" w:rsidRPr="006A79EC">
        <w:rPr>
          <w:rFonts w:ascii="Times New Roman" w:hAnsi="Times New Roman" w:cs="Times New Roman"/>
        </w:rPr>
        <w:t xml:space="preserve">times </w:t>
      </w:r>
      <w:r w:rsidR="0051502A" w:rsidRPr="006A79EC">
        <w:rPr>
          <w:rFonts w:ascii="Times New Roman" w:hAnsi="Times New Roman" w:cs="Times New Roman"/>
        </w:rPr>
        <w:t>the</w:t>
      </w:r>
      <w:r w:rsidR="0079634F" w:rsidRPr="006A79EC">
        <w:rPr>
          <w:rFonts w:ascii="Times New Roman" w:hAnsi="Times New Roman" w:cs="Times New Roman"/>
        </w:rPr>
        <w:t xml:space="preserve"> total </w:t>
      </w:r>
      <w:r w:rsidR="00491FD2" w:rsidRPr="006A79EC">
        <w:rPr>
          <w:rFonts w:ascii="Times New Roman" w:hAnsi="Times New Roman" w:cs="Times New Roman"/>
        </w:rPr>
        <w:t xml:space="preserve">number </w:t>
      </w:r>
      <w:r w:rsidR="00CE5EAA" w:rsidRPr="006A79EC">
        <w:rPr>
          <w:rFonts w:ascii="Times New Roman" w:hAnsi="Times New Roman" w:cs="Times New Roman"/>
        </w:rPr>
        <w:t xml:space="preserve">of </w:t>
      </w:r>
      <w:r w:rsidR="0079634F" w:rsidRPr="006A79EC">
        <w:rPr>
          <w:rFonts w:ascii="Times New Roman" w:hAnsi="Times New Roman" w:cs="Times New Roman"/>
        </w:rPr>
        <w:t>agents</w:t>
      </w:r>
      <w:r w:rsidR="0051502A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behavior is </w:t>
      </w:r>
      <w:r w:rsidR="000E7AA6" w:rsidRPr="006A79EC">
        <w:rPr>
          <w:rFonts w:ascii="Times New Roman" w:hAnsi="Times New Roman" w:cs="Times New Roman"/>
        </w:rPr>
        <w:t xml:space="preserve">expected to be </w:t>
      </w:r>
      <w:r w:rsidR="0079634F" w:rsidRPr="006A79EC">
        <w:rPr>
          <w:rFonts w:ascii="Times New Roman" w:hAnsi="Times New Roman" w:cs="Times New Roman"/>
        </w:rPr>
        <w:t>consistent. This show</w:t>
      </w:r>
      <w:r w:rsidR="0051502A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how the values of individual </w:t>
      </w:r>
      <w:r w:rsidR="0051502A" w:rsidRPr="006A79EC">
        <w:rPr>
          <w:rFonts w:ascii="Times New Roman" w:hAnsi="Times New Roman" w:cs="Times New Roman"/>
        </w:rPr>
        <w:t xml:space="preserve">edition </w:t>
      </w:r>
      <w:r w:rsidR="0079634F" w:rsidRPr="006A79EC">
        <w:rPr>
          <w:rFonts w:ascii="Times New Roman" w:hAnsi="Times New Roman" w:cs="Times New Roman"/>
        </w:rPr>
        <w:t>capacity (k) and the time simulations (t) are relevant in the design of measurements or design systems based on collective intelligence</w:t>
      </w:r>
      <w:r w:rsidR="0051502A" w:rsidRPr="006A79EC">
        <w:rPr>
          <w:rFonts w:ascii="Times New Roman" w:hAnsi="Times New Roman" w:cs="Times New Roman"/>
        </w:rPr>
        <w:t>. T</w:t>
      </w:r>
      <w:r w:rsidR="0079634F" w:rsidRPr="006A79EC">
        <w:rPr>
          <w:rFonts w:ascii="Times New Roman" w:hAnsi="Times New Roman" w:cs="Times New Roman"/>
        </w:rPr>
        <w:t xml:space="preserve">he implications of this result are discussed below.  </w:t>
      </w:r>
    </w:p>
    <w:p w14:paraId="0FB8020B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2133105D" w14:textId="7C5B6AAE" w:rsidR="0067633B" w:rsidRPr="006A79EC" w:rsidRDefault="000111DB" w:rsidP="006A79EC">
      <w:pPr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lastRenderedPageBreak/>
        <w:fldChar w:fldCharType="begin"/>
      </w:r>
      <w:r w:rsidRPr="006A79EC">
        <w:rPr>
          <w:rFonts w:ascii="Times New Roman" w:hAnsi="Times New Roman" w:cs="Times New Roman"/>
        </w:rPr>
        <w:instrText xml:space="preserve"> REF _Ref273526462 \h </w:instrText>
      </w:r>
      <w:r w:rsidRPr="006A79EC">
        <w:rPr>
          <w:rFonts w:ascii="Times New Roman" w:hAnsi="Times New Roman" w:cs="Times New Roman"/>
        </w:rPr>
      </w:r>
      <w:r w:rsidRPr="006A79EC">
        <w:rPr>
          <w:rFonts w:ascii="Times New Roman" w:hAnsi="Times New Roman" w:cs="Times New Roman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</w:rPr>
        <w:t>2</w:t>
      </w:r>
      <w:r w:rsidRPr="006A79EC">
        <w:rPr>
          <w:rFonts w:ascii="Times New Roman" w:hAnsi="Times New Roman" w:cs="Times New Roman"/>
        </w:rPr>
        <w:fldChar w:fldCharType="end"/>
      </w:r>
      <w:r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>show</w:t>
      </w:r>
      <w:r w:rsidR="0051502A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the average path length (apl) for each </w:t>
      </w:r>
      <w:r w:rsidR="0051502A" w:rsidRPr="006A79EC">
        <w:rPr>
          <w:rFonts w:ascii="Times New Roman" w:hAnsi="Times New Roman" w:cs="Times New Roman"/>
        </w:rPr>
        <w:t xml:space="preserve">number </w:t>
      </w:r>
      <w:r w:rsidR="0079634F" w:rsidRPr="006A79EC">
        <w:rPr>
          <w:rFonts w:ascii="Times New Roman" w:hAnsi="Times New Roman" w:cs="Times New Roman"/>
        </w:rPr>
        <w:t xml:space="preserve">of agents and the </w:t>
      </w:r>
      <w:proofErr w:type="spellStart"/>
      <w:r w:rsidR="0079634F" w:rsidRPr="006A79EC">
        <w:rPr>
          <w:rFonts w:ascii="Times New Roman" w:hAnsi="Times New Roman" w:cs="Times New Roman"/>
        </w:rPr>
        <w:t>WikITRB</w:t>
      </w:r>
      <w:proofErr w:type="spellEnd"/>
      <w:r w:rsidR="0079634F" w:rsidRPr="006A79EC">
        <w:rPr>
          <w:rFonts w:ascii="Times New Roman" w:hAnsi="Times New Roman" w:cs="Times New Roman"/>
        </w:rPr>
        <w:t>. In a</w:t>
      </w:r>
      <w:r w:rsidR="0051502A" w:rsidRPr="006A79EC">
        <w:rPr>
          <w:rFonts w:ascii="Times New Roman" w:hAnsi="Times New Roman" w:cs="Times New Roman"/>
        </w:rPr>
        <w:t xml:space="preserve">, </w:t>
      </w:r>
      <w:r w:rsidR="0079634F" w:rsidRPr="006A79EC">
        <w:rPr>
          <w:rFonts w:ascii="Times New Roman" w:hAnsi="Times New Roman" w:cs="Times New Roman"/>
        </w:rPr>
        <w:t>b and c</w:t>
      </w:r>
      <w:r w:rsidR="0051502A" w:rsidRPr="006A79EC">
        <w:rPr>
          <w:rFonts w:ascii="Times New Roman" w:hAnsi="Times New Roman" w:cs="Times New Roman"/>
        </w:rPr>
        <w:t xml:space="preserve">, </w:t>
      </w:r>
      <w:r w:rsidR="0079634F" w:rsidRPr="006A79EC">
        <w:rPr>
          <w:rFonts w:ascii="Times New Roman" w:hAnsi="Times New Roman" w:cs="Times New Roman"/>
        </w:rPr>
        <w:t xml:space="preserve">the results show how the curve of </w:t>
      </w:r>
      <w:r w:rsidR="0051502A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average </w:t>
      </w:r>
      <w:proofErr w:type="spellStart"/>
      <w:proofErr w:type="gramStart"/>
      <w:r w:rsidR="0079634F" w:rsidRPr="006A79EC">
        <w:rPr>
          <w:rFonts w:ascii="Times New Roman" w:hAnsi="Times New Roman" w:cs="Times New Roman"/>
        </w:rPr>
        <w:t>apl</w:t>
      </w:r>
      <w:proofErr w:type="spellEnd"/>
      <w:proofErr w:type="gramEnd"/>
      <w:r w:rsidR="0079634F" w:rsidRPr="006A79EC">
        <w:rPr>
          <w:rFonts w:ascii="Times New Roman" w:hAnsi="Times New Roman" w:cs="Times New Roman"/>
        </w:rPr>
        <w:t xml:space="preserve"> over 80 simulations</w:t>
      </w:r>
      <w:r w:rsidR="000E7AA6" w:rsidRPr="006A79EC">
        <w:rPr>
          <w:rFonts w:ascii="Times New Roman" w:hAnsi="Times New Roman" w:cs="Times New Roman"/>
        </w:rPr>
        <w:t xml:space="preserve"> evolved</w:t>
      </w:r>
      <w:r w:rsidR="0079634F" w:rsidRPr="006A79EC">
        <w:rPr>
          <w:rFonts w:ascii="Times New Roman" w:hAnsi="Times New Roman" w:cs="Times New Roman"/>
        </w:rPr>
        <w:t xml:space="preserve">. The </w:t>
      </w:r>
      <w:proofErr w:type="gramStart"/>
      <w:r w:rsidR="0079634F" w:rsidRPr="006A79EC">
        <w:rPr>
          <w:rFonts w:ascii="Times New Roman" w:hAnsi="Times New Roman" w:cs="Times New Roman"/>
        </w:rPr>
        <w:t>apl</w:t>
      </w:r>
      <w:proofErr w:type="gramEnd"/>
      <w:r w:rsidR="0079634F" w:rsidRPr="006A79EC">
        <w:rPr>
          <w:rFonts w:ascii="Times New Roman" w:hAnsi="Times New Roman" w:cs="Times New Roman"/>
        </w:rPr>
        <w:t xml:space="preserve"> in wiki system</w:t>
      </w:r>
      <w:r w:rsidR="0051502A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</w:t>
      </w:r>
      <w:r w:rsidR="000E7AA6" w:rsidRPr="006A79EC">
        <w:rPr>
          <w:rFonts w:ascii="Times New Roman" w:hAnsi="Times New Roman" w:cs="Times New Roman"/>
        </w:rPr>
        <w:t xml:space="preserve">demonstrates </w:t>
      </w:r>
      <w:r w:rsidR="0079634F" w:rsidRPr="006A79EC">
        <w:rPr>
          <w:rFonts w:ascii="Times New Roman" w:hAnsi="Times New Roman" w:cs="Times New Roman"/>
        </w:rPr>
        <w:t xml:space="preserve">the same behavior. </w:t>
      </w:r>
    </w:p>
    <w:p w14:paraId="31E774E3" w14:textId="77777777" w:rsidR="000111DB" w:rsidRPr="006A79EC" w:rsidRDefault="000111DB" w:rsidP="006A79E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572"/>
        <w:gridCol w:w="4665"/>
      </w:tblGrid>
      <w:tr w:rsidR="000111DB" w:rsidRPr="006A79EC" w14:paraId="6CD2B739" w14:textId="77777777" w:rsidTr="00B02818">
        <w:trPr>
          <w:jc w:val="center"/>
        </w:trPr>
        <w:tc>
          <w:tcPr>
            <w:tcW w:w="4788" w:type="dxa"/>
            <w:vAlign w:val="center"/>
          </w:tcPr>
          <w:p w14:paraId="08521FF7" w14:textId="77777777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37FB6C12" wp14:editId="51542585">
                  <wp:extent cx="2820601" cy="188823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.pd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01" cy="188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0F483" w14:textId="77777777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(a)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1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  <w:tc>
          <w:tcPr>
            <w:tcW w:w="4788" w:type="dxa"/>
            <w:vAlign w:val="center"/>
          </w:tcPr>
          <w:p w14:paraId="26D11EC2" w14:textId="77777777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6581E4D9" wp14:editId="687AEBCC">
                  <wp:extent cx="2880360" cy="187223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.pd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7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5B1CC" w14:textId="77777777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(b)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2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</w:tr>
      <w:tr w:rsidR="000111DB" w:rsidRPr="006A79EC" w14:paraId="34D05937" w14:textId="77777777" w:rsidTr="00B02818">
        <w:trPr>
          <w:jc w:val="center"/>
        </w:trPr>
        <w:tc>
          <w:tcPr>
            <w:tcW w:w="9576" w:type="dxa"/>
            <w:gridSpan w:val="2"/>
            <w:vAlign w:val="center"/>
          </w:tcPr>
          <w:p w14:paraId="0332AE89" w14:textId="77777777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6E583A73" wp14:editId="0B899F0B">
                  <wp:extent cx="2880360" cy="185623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0.pdf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D025B" w14:textId="4A5E7FDB" w:rsidR="000111DB" w:rsidRPr="006A79EC" w:rsidRDefault="000111DB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(c) 10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  <w:vertAlign w:val="superscript"/>
              </w:rPr>
              <w:t>3</w:t>
            </w:r>
            <w:r w:rsidRPr="006A79EC">
              <w:rPr>
                <w:rFonts w:ascii="Times New Roman" w:hAnsi="Times New Roman" w:cs="Times New Roman"/>
                <w:i/>
                <w:iCs/>
                <w:sz w:val="20"/>
              </w:rPr>
              <w:t xml:space="preserve"> agents</w:t>
            </w:r>
          </w:p>
        </w:tc>
      </w:tr>
    </w:tbl>
    <w:p w14:paraId="4BE5A8F3" w14:textId="12774FDD" w:rsidR="0067633B" w:rsidRPr="006A79EC" w:rsidRDefault="000111DB" w:rsidP="006A79EC">
      <w:pPr>
        <w:pStyle w:val="Caption"/>
        <w:spacing w:before="0" w:after="0"/>
        <w:jc w:val="both"/>
        <w:rPr>
          <w:rFonts w:ascii="Times New Roman" w:hAnsi="Times New Roman" w:cs="Times New Roman"/>
          <w:sz w:val="20"/>
          <w:szCs w:val="20"/>
        </w:rPr>
      </w:pPr>
      <w:bookmarkStart w:id="18" w:name="_Ref273526462"/>
      <w:r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Pr="006A79EC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>
        <w:rPr>
          <w:rFonts w:ascii="Times New Roman" w:hAnsi="Times New Roman" w:cs="Times New Roman"/>
          <w:noProof/>
          <w:sz w:val="20"/>
          <w:szCs w:val="20"/>
        </w:rPr>
        <w:t>2</w:t>
      </w:r>
      <w:r w:rsidRPr="006A79EC">
        <w:rPr>
          <w:rFonts w:ascii="Times New Roman" w:hAnsi="Times New Roman" w:cs="Times New Roman"/>
          <w:sz w:val="20"/>
          <w:szCs w:val="20"/>
        </w:rPr>
        <w:fldChar w:fldCharType="end"/>
      </w:r>
      <w:bookmarkEnd w:id="18"/>
      <w:r w:rsidRPr="006A79EC">
        <w:rPr>
          <w:rFonts w:ascii="Times New Roman" w:hAnsi="Times New Roman" w:cs="Times New Roman"/>
          <w:sz w:val="20"/>
          <w:szCs w:val="20"/>
        </w:rPr>
        <w:t xml:space="preserve"> Values for average path length through time units in model executions with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1</w:t>
      </w:r>
      <w:r w:rsidRPr="006A79EC">
        <w:rPr>
          <w:rFonts w:ascii="Times New Roman" w:hAnsi="Times New Roman" w:cs="Times New Roman"/>
          <w:sz w:val="20"/>
          <w:szCs w:val="20"/>
        </w:rPr>
        <w:t xml:space="preserve"> (a),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A79EC">
        <w:rPr>
          <w:rFonts w:ascii="Times New Roman" w:hAnsi="Times New Roman" w:cs="Times New Roman"/>
          <w:sz w:val="20"/>
          <w:szCs w:val="20"/>
        </w:rPr>
        <w:t xml:space="preserve"> (b) and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Pr="006A79EC">
        <w:rPr>
          <w:rFonts w:ascii="Times New Roman" w:hAnsi="Times New Roman" w:cs="Times New Roman"/>
          <w:sz w:val="20"/>
          <w:szCs w:val="20"/>
        </w:rPr>
        <w:t xml:space="preserve"> (c) agents. In this figure, average path length is represented along the </w:t>
      </w:r>
      <w:proofErr w:type="gramStart"/>
      <w:r w:rsidRPr="006A79EC">
        <w:rPr>
          <w:rFonts w:ascii="Times New Roman" w:hAnsi="Times New Roman" w:cs="Times New Roman"/>
          <w:sz w:val="20"/>
          <w:szCs w:val="20"/>
        </w:rPr>
        <w:t>y axis</w:t>
      </w:r>
      <w:proofErr w:type="gramEnd"/>
      <w:r w:rsidRPr="006A79EC">
        <w:rPr>
          <w:rFonts w:ascii="Times New Roman" w:hAnsi="Times New Roman" w:cs="Times New Roman"/>
          <w:sz w:val="20"/>
          <w:szCs w:val="20"/>
        </w:rPr>
        <w:t xml:space="preserve">. Contrary to the clustering coefficient, the average path length decreases when t and k increase, which is consistent with the behavior of small </w:t>
      </w:r>
      <w:proofErr w:type="gramStart"/>
      <w:r w:rsidRPr="006A79EC">
        <w:rPr>
          <w:rFonts w:ascii="Times New Roman" w:hAnsi="Times New Roman" w:cs="Times New Roman"/>
          <w:sz w:val="20"/>
          <w:szCs w:val="20"/>
        </w:rPr>
        <w:t>world</w:t>
      </w:r>
      <w:proofErr w:type="gramEnd"/>
      <w:r w:rsidRPr="006A79EC">
        <w:rPr>
          <w:rFonts w:ascii="Times New Roman" w:hAnsi="Times New Roman" w:cs="Times New Roman"/>
          <w:sz w:val="20"/>
          <w:szCs w:val="20"/>
        </w:rPr>
        <w:t xml:space="preserve"> networks. </w:t>
      </w:r>
      <w:r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Pr="006A79EC">
        <w:rPr>
          <w:rFonts w:ascii="Times New Roman" w:hAnsi="Times New Roman" w:cs="Times New Roman"/>
          <w:sz w:val="20"/>
          <w:szCs w:val="20"/>
        </w:rPr>
        <w:instrText xml:space="preserve"> REF _Ref273526462 \h </w:instrText>
      </w:r>
      <w:r w:rsidRPr="006A79EC">
        <w:rPr>
          <w:rFonts w:ascii="Times New Roman" w:hAnsi="Times New Roman" w:cs="Times New Roman"/>
          <w:sz w:val="20"/>
          <w:szCs w:val="20"/>
        </w:rPr>
      </w:r>
      <w:r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  <w:szCs w:val="20"/>
        </w:rPr>
        <w:t>2</w:t>
      </w:r>
      <w:r w:rsidRPr="006A79EC">
        <w:rPr>
          <w:rFonts w:ascii="Times New Roman" w:hAnsi="Times New Roman" w:cs="Times New Roman"/>
          <w:sz w:val="20"/>
          <w:szCs w:val="20"/>
        </w:rPr>
        <w:fldChar w:fldCharType="end"/>
      </w:r>
      <w:r w:rsidRPr="006A79EC">
        <w:rPr>
          <w:rFonts w:ascii="Times New Roman" w:hAnsi="Times New Roman" w:cs="Times New Roman"/>
          <w:sz w:val="20"/>
          <w:szCs w:val="20"/>
        </w:rPr>
        <w:t xml:space="preserve"> shows how the clustering coefficient and average path length are saturated by high values of time. This means that the time for simulations for higher values implies that a lot of agents have connections and the small world structure disappears. In-depth study of this behavior and the </w:t>
      </w:r>
      <w:proofErr w:type="spellStart"/>
      <w:r w:rsidRPr="006A79EC">
        <w:rPr>
          <w:rFonts w:ascii="Times New Roman" w:hAnsi="Times New Roman" w:cs="Times New Roman"/>
          <w:sz w:val="20"/>
          <w:szCs w:val="20"/>
        </w:rPr>
        <w:t>umbrals</w:t>
      </w:r>
      <w:proofErr w:type="spellEnd"/>
      <w:r w:rsidRPr="006A79EC">
        <w:rPr>
          <w:rFonts w:ascii="Times New Roman" w:hAnsi="Times New Roman" w:cs="Times New Roman"/>
          <w:sz w:val="20"/>
          <w:szCs w:val="20"/>
        </w:rPr>
        <w:t xml:space="preserve"> for the measurements is proposed for future work.</w:t>
      </w:r>
      <w:r w:rsidR="0079634F" w:rsidRPr="006A79E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8F5E40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572"/>
        <w:gridCol w:w="4665"/>
      </w:tblGrid>
      <w:tr w:rsidR="003F05E0" w:rsidRPr="006A79EC" w14:paraId="1E72C9C0" w14:textId="77777777" w:rsidTr="00B02818">
        <w:trPr>
          <w:jc w:val="center"/>
        </w:trPr>
        <w:tc>
          <w:tcPr>
            <w:tcW w:w="4788" w:type="dxa"/>
            <w:vAlign w:val="center"/>
          </w:tcPr>
          <w:p w14:paraId="253A50A2" w14:textId="77777777" w:rsidR="003F05E0" w:rsidRPr="006A79EC" w:rsidRDefault="003F05E0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54550D5E" wp14:editId="4C423653">
                  <wp:extent cx="2820601" cy="187256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.pd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01" cy="18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42BBF" w14:textId="48A4EE6D" w:rsidR="003F05E0" w:rsidRPr="006A79EC" w:rsidRDefault="003F05E0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(a) Clustering coefficient</w:t>
            </w:r>
          </w:p>
        </w:tc>
        <w:tc>
          <w:tcPr>
            <w:tcW w:w="4788" w:type="dxa"/>
            <w:vAlign w:val="center"/>
          </w:tcPr>
          <w:p w14:paraId="717F1081" w14:textId="77777777" w:rsidR="003F05E0" w:rsidRPr="006A79EC" w:rsidRDefault="003F05E0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2B483BE1" wp14:editId="3DD3E6D0">
                  <wp:extent cx="2880360" cy="187223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.pd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7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92810" w14:textId="2A2B5CBF" w:rsidR="003F05E0" w:rsidRPr="006A79EC" w:rsidRDefault="003F05E0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(b) Average path length</w:t>
            </w:r>
          </w:p>
        </w:tc>
      </w:tr>
    </w:tbl>
    <w:p w14:paraId="67BD1C7C" w14:textId="5828D7B1" w:rsidR="0067633B" w:rsidRPr="006A79EC" w:rsidRDefault="003F05E0" w:rsidP="006A79EC">
      <w:pPr>
        <w:pStyle w:val="Caption"/>
        <w:spacing w:before="0" w:after="0"/>
        <w:jc w:val="both"/>
        <w:rPr>
          <w:rFonts w:ascii="Times New Roman" w:hAnsi="Times New Roman" w:cs="Times New Roman"/>
        </w:rPr>
      </w:pPr>
      <w:bookmarkStart w:id="19" w:name="_Ref273527200"/>
      <w:r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Pr="006A79EC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>
        <w:rPr>
          <w:rFonts w:ascii="Times New Roman" w:hAnsi="Times New Roman" w:cs="Times New Roman"/>
          <w:noProof/>
          <w:sz w:val="20"/>
          <w:szCs w:val="20"/>
        </w:rPr>
        <w:t>3</w:t>
      </w:r>
      <w:r w:rsidRPr="006A79EC">
        <w:rPr>
          <w:rFonts w:ascii="Times New Roman" w:hAnsi="Times New Roman" w:cs="Times New Roman"/>
          <w:sz w:val="20"/>
          <w:szCs w:val="20"/>
        </w:rPr>
        <w:fldChar w:fldCharType="end"/>
      </w:r>
      <w:bookmarkEnd w:id="19"/>
      <w:r w:rsidRPr="006A79EC">
        <w:rPr>
          <w:rFonts w:ascii="Times New Roman" w:hAnsi="Times New Roman" w:cs="Times New Roman"/>
          <w:sz w:val="20"/>
          <w:szCs w:val="20"/>
        </w:rPr>
        <w:t xml:space="preserve"> Values for clustering coefficient (a) and average path length (b) through different values for agent edition capacity. Executions correspond to 100,000 time units. This figure shows the corresponding values for </w:t>
      </w:r>
      <w:r w:rsidRPr="006A79EC">
        <w:rPr>
          <w:rFonts w:ascii="Times New Roman" w:hAnsi="Times New Roman" w:cs="Times New Roman"/>
          <w:sz w:val="20"/>
          <w:szCs w:val="20"/>
        </w:rPr>
        <w:lastRenderedPageBreak/>
        <w:t>clustering coefficient and average path length when the model was run with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5</w:t>
      </w:r>
      <w:r w:rsidRPr="006A79EC">
        <w:rPr>
          <w:rFonts w:ascii="Times New Roman" w:hAnsi="Times New Roman" w:cs="Times New Roman"/>
          <w:sz w:val="20"/>
          <w:szCs w:val="20"/>
        </w:rPr>
        <w:t xml:space="preserve"> time units. Along the </w:t>
      </w:r>
      <w:proofErr w:type="gramStart"/>
      <w:r w:rsidRPr="006A79EC">
        <w:rPr>
          <w:rFonts w:ascii="Times New Roman" w:hAnsi="Times New Roman" w:cs="Times New Roman"/>
          <w:sz w:val="20"/>
          <w:szCs w:val="20"/>
        </w:rPr>
        <w:t>x axis</w:t>
      </w:r>
      <w:proofErr w:type="gramEnd"/>
      <w:r w:rsidRPr="006A79EC">
        <w:rPr>
          <w:rFonts w:ascii="Times New Roman" w:hAnsi="Times New Roman" w:cs="Times New Roman"/>
          <w:sz w:val="20"/>
          <w:szCs w:val="20"/>
        </w:rPr>
        <w:t xml:space="preserve"> are the values for k and each line corresponds to executions with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1</w:t>
      </w:r>
      <w:r w:rsidRPr="006A79EC">
        <w:rPr>
          <w:rFonts w:ascii="Times New Roman" w:hAnsi="Times New Roman" w:cs="Times New Roman"/>
          <w:sz w:val="20"/>
          <w:szCs w:val="20"/>
        </w:rPr>
        <w:t>,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A79EC">
        <w:rPr>
          <w:rFonts w:ascii="Times New Roman" w:hAnsi="Times New Roman" w:cs="Times New Roman"/>
          <w:sz w:val="20"/>
          <w:szCs w:val="20"/>
        </w:rPr>
        <w:t xml:space="preserve"> and 10</w:t>
      </w:r>
      <w:r w:rsidRPr="006A79EC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Pr="006A79EC">
        <w:rPr>
          <w:rFonts w:ascii="Times New Roman" w:hAnsi="Times New Roman" w:cs="Times New Roman"/>
          <w:sz w:val="20"/>
          <w:szCs w:val="20"/>
        </w:rPr>
        <w:t xml:space="preserve"> agents.</w:t>
      </w:r>
      <w:r w:rsidR="0079634F" w:rsidRPr="006A79EC">
        <w:rPr>
          <w:rFonts w:ascii="Times New Roman" w:hAnsi="Times New Roman" w:cs="Times New Roman"/>
        </w:rPr>
        <w:t xml:space="preserve"> </w:t>
      </w:r>
    </w:p>
    <w:p w14:paraId="5CFAB423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572"/>
        <w:gridCol w:w="4665"/>
      </w:tblGrid>
      <w:tr w:rsidR="00EA007C" w:rsidRPr="006A79EC" w14:paraId="3A636B7F" w14:textId="77777777" w:rsidTr="00B02818">
        <w:trPr>
          <w:jc w:val="center"/>
        </w:trPr>
        <w:tc>
          <w:tcPr>
            <w:tcW w:w="4788" w:type="dxa"/>
            <w:vAlign w:val="center"/>
          </w:tcPr>
          <w:p w14:paraId="4ED86595" w14:textId="77777777" w:rsidR="00EA007C" w:rsidRPr="006A79EC" w:rsidRDefault="00EA007C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131FB13E" wp14:editId="41DF63A7">
                  <wp:extent cx="2820601" cy="187256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.pd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01" cy="18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DDAEC" w14:textId="5558A1CA" w:rsidR="00EA007C" w:rsidRPr="006A79EC" w:rsidRDefault="00EA007C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(a) Number of editions</w:t>
            </w:r>
          </w:p>
        </w:tc>
        <w:tc>
          <w:tcPr>
            <w:tcW w:w="4788" w:type="dxa"/>
            <w:vAlign w:val="center"/>
          </w:tcPr>
          <w:p w14:paraId="348468C0" w14:textId="77777777" w:rsidR="00EA007C" w:rsidRPr="006A79EC" w:rsidRDefault="00EA007C" w:rsidP="006A79E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A79EC">
              <w:rPr>
                <w:rFonts w:ascii="Times New Roman" w:hAnsi="Times New Roman" w:cs="Times New Roman"/>
                <w:noProof/>
                <w:lang w:eastAsia="en-US" w:bidi="ar-SA"/>
              </w:rPr>
              <w:drawing>
                <wp:inline distT="0" distB="0" distL="0" distR="0" wp14:anchorId="31FEC620" wp14:editId="160385E8">
                  <wp:extent cx="2880360" cy="187223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-100.pd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7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35F7F" w14:textId="777371CB" w:rsidR="00EA007C" w:rsidRPr="006A79EC" w:rsidRDefault="00EA007C" w:rsidP="006A79E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A79EC">
              <w:rPr>
                <w:rFonts w:ascii="Times New Roman" w:hAnsi="Times New Roman" w:cs="Times New Roman"/>
                <w:i/>
                <w:sz w:val="20"/>
              </w:rPr>
              <w:t>(b) Number of co-authors</w:t>
            </w:r>
          </w:p>
        </w:tc>
      </w:tr>
    </w:tbl>
    <w:p w14:paraId="330420A1" w14:textId="126DD723" w:rsidR="0067633B" w:rsidRPr="006A79EC" w:rsidRDefault="00EA007C" w:rsidP="006A79EC">
      <w:pPr>
        <w:pStyle w:val="Caption"/>
        <w:spacing w:before="0" w:after="0"/>
        <w:jc w:val="both"/>
        <w:rPr>
          <w:rFonts w:ascii="Times New Roman" w:hAnsi="Times New Roman" w:cs="Times New Roman"/>
          <w:sz w:val="20"/>
          <w:szCs w:val="20"/>
        </w:rPr>
      </w:pPr>
      <w:bookmarkStart w:id="20" w:name="_Ref273527044"/>
      <w:r w:rsidRPr="006A79EC">
        <w:rPr>
          <w:rFonts w:ascii="Times New Roman" w:hAnsi="Times New Roman" w:cs="Times New Roman"/>
          <w:sz w:val="20"/>
          <w:szCs w:val="20"/>
        </w:rPr>
        <w:t xml:space="preserve">Figure </w:t>
      </w:r>
      <w:r w:rsidRPr="006A79EC">
        <w:rPr>
          <w:rFonts w:ascii="Times New Roman" w:hAnsi="Times New Roman" w:cs="Times New Roman"/>
          <w:sz w:val="20"/>
          <w:szCs w:val="20"/>
        </w:rPr>
        <w:fldChar w:fldCharType="begin"/>
      </w:r>
      <w:r w:rsidRPr="006A79EC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6A79EC">
        <w:rPr>
          <w:rFonts w:ascii="Times New Roman" w:hAnsi="Times New Roman" w:cs="Times New Roman"/>
          <w:sz w:val="20"/>
          <w:szCs w:val="20"/>
        </w:rPr>
        <w:fldChar w:fldCharType="separate"/>
      </w:r>
      <w:r w:rsidR="00B02818">
        <w:rPr>
          <w:rFonts w:ascii="Times New Roman" w:hAnsi="Times New Roman" w:cs="Times New Roman"/>
          <w:noProof/>
          <w:sz w:val="20"/>
          <w:szCs w:val="20"/>
        </w:rPr>
        <w:t>4</w:t>
      </w:r>
      <w:r w:rsidRPr="006A79EC">
        <w:rPr>
          <w:rFonts w:ascii="Times New Roman" w:hAnsi="Times New Roman" w:cs="Times New Roman"/>
          <w:sz w:val="20"/>
          <w:szCs w:val="20"/>
        </w:rPr>
        <w:fldChar w:fldCharType="end"/>
      </w:r>
      <w:bookmarkEnd w:id="20"/>
      <w:r w:rsidRPr="006A79EC">
        <w:rPr>
          <w:rFonts w:ascii="Times New Roman" w:hAnsi="Times New Roman" w:cs="Times New Roman"/>
          <w:sz w:val="20"/>
          <w:szCs w:val="20"/>
        </w:rPr>
        <w:t xml:space="preserve"> Values of evaluation (scale 1-5) (a)</w:t>
      </w:r>
      <w:ins w:id="21" w:author="Zoe" w:date="2014-09-23T12:10:00Z">
        <w:r w:rsidRPr="006A79EC">
          <w:rPr>
            <w:rFonts w:ascii="Times New Roman" w:hAnsi="Times New Roman" w:cs="Times New Roman"/>
            <w:sz w:val="20"/>
            <w:szCs w:val="20"/>
          </w:rPr>
          <w:t>,</w:t>
        </w:r>
      </w:ins>
      <w:r w:rsidRPr="006A79EC">
        <w:rPr>
          <w:rFonts w:ascii="Times New Roman" w:hAnsi="Times New Roman" w:cs="Times New Roman"/>
          <w:sz w:val="20"/>
          <w:szCs w:val="20"/>
        </w:rPr>
        <w:t xml:space="preserve"> average evaluation and standard deviation of evaluation documents by bins of number of editions. In a similar way, b shows the average evaluation and standard deviation of evaluation documents by bins of number of co-authors of wiki pages.</w:t>
      </w:r>
    </w:p>
    <w:p w14:paraId="1AE30B9F" w14:textId="77777777" w:rsidR="00EA007C" w:rsidRPr="006A79EC" w:rsidRDefault="00EA007C" w:rsidP="006A79EC">
      <w:pPr>
        <w:pStyle w:val="Caption"/>
        <w:spacing w:before="0"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0648C77" w14:textId="1D9AFD03" w:rsidR="0067633B" w:rsidRPr="006A79EC" w:rsidRDefault="00EA007C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fldChar w:fldCharType="begin"/>
      </w:r>
      <w:r w:rsidRPr="006A79EC">
        <w:rPr>
          <w:rFonts w:ascii="Times New Roman" w:hAnsi="Times New Roman" w:cs="Times New Roman"/>
        </w:rPr>
        <w:instrText xml:space="preserve"> REF _Ref273527044 \h </w:instrText>
      </w:r>
      <w:r w:rsidRPr="006A79EC">
        <w:rPr>
          <w:rFonts w:ascii="Times New Roman" w:hAnsi="Times New Roman" w:cs="Times New Roman"/>
        </w:rPr>
      </w:r>
      <w:r w:rsidRPr="006A79EC">
        <w:rPr>
          <w:rFonts w:ascii="Times New Roman" w:hAnsi="Times New Roman" w:cs="Times New Roman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</w:rPr>
        <w:t>4</w:t>
      </w:r>
      <w:r w:rsidRPr="006A79EC">
        <w:rPr>
          <w:rFonts w:ascii="Times New Roman" w:hAnsi="Times New Roman" w:cs="Times New Roman"/>
        </w:rPr>
        <w:fldChar w:fldCharType="end"/>
      </w:r>
      <w:r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 xml:space="preserve">shows the evaluation of each document in the </w:t>
      </w:r>
      <w:proofErr w:type="spellStart"/>
      <w:r w:rsidR="0079634F" w:rsidRPr="006A79EC">
        <w:rPr>
          <w:rFonts w:ascii="Times New Roman" w:hAnsi="Times New Roman" w:cs="Times New Roman"/>
        </w:rPr>
        <w:t>WikITRB</w:t>
      </w:r>
      <w:proofErr w:type="spellEnd"/>
      <w:r w:rsidR="008045DC" w:rsidRPr="006A79EC">
        <w:rPr>
          <w:rFonts w:ascii="Times New Roman" w:hAnsi="Times New Roman" w:cs="Times New Roman"/>
        </w:rPr>
        <w:t>,</w:t>
      </w:r>
      <w:r w:rsidR="0079634F" w:rsidRPr="006A79EC">
        <w:rPr>
          <w:rFonts w:ascii="Times New Roman" w:hAnsi="Times New Roman" w:cs="Times New Roman"/>
        </w:rPr>
        <w:t xml:space="preserve"> and </w:t>
      </w:r>
      <w:r w:rsidR="008045DC" w:rsidRPr="006A79EC">
        <w:rPr>
          <w:rFonts w:ascii="Times New Roman" w:hAnsi="Times New Roman" w:cs="Times New Roman"/>
        </w:rPr>
        <w:t xml:space="preserve">demonstrates </w:t>
      </w:r>
      <w:r w:rsidR="0079634F" w:rsidRPr="006A79EC">
        <w:rPr>
          <w:rFonts w:ascii="Times New Roman" w:hAnsi="Times New Roman" w:cs="Times New Roman"/>
        </w:rPr>
        <w:t>how the documents with more editions or more co</w:t>
      </w:r>
      <w:r w:rsidR="00D75474" w:rsidRPr="006A79EC">
        <w:rPr>
          <w:rFonts w:ascii="Times New Roman" w:hAnsi="Times New Roman" w:cs="Times New Roman"/>
        </w:rPr>
        <w:t>-</w:t>
      </w:r>
      <w:r w:rsidR="0079634F" w:rsidRPr="006A79EC">
        <w:rPr>
          <w:rFonts w:ascii="Times New Roman" w:hAnsi="Times New Roman" w:cs="Times New Roman"/>
        </w:rPr>
        <w:t xml:space="preserve">authors </w:t>
      </w:r>
      <w:r w:rsidR="008045DC" w:rsidRPr="006A79EC">
        <w:rPr>
          <w:rFonts w:ascii="Times New Roman" w:hAnsi="Times New Roman" w:cs="Times New Roman"/>
        </w:rPr>
        <w:t xml:space="preserve">receive </w:t>
      </w:r>
      <w:r w:rsidR="0051502A" w:rsidRPr="006A79EC">
        <w:rPr>
          <w:rFonts w:ascii="Times New Roman" w:hAnsi="Times New Roman" w:cs="Times New Roman"/>
        </w:rPr>
        <w:t xml:space="preserve">a </w:t>
      </w:r>
      <w:r w:rsidR="0079634F" w:rsidRPr="006A79EC">
        <w:rPr>
          <w:rFonts w:ascii="Times New Roman" w:hAnsi="Times New Roman" w:cs="Times New Roman"/>
        </w:rPr>
        <w:t xml:space="preserve">better evaluation (scale 1-5). These results suggest that individual </w:t>
      </w:r>
      <w:r w:rsidR="00B10F73" w:rsidRPr="006A79EC">
        <w:rPr>
          <w:rFonts w:ascii="Times New Roman" w:hAnsi="Times New Roman" w:cs="Times New Roman"/>
        </w:rPr>
        <w:t xml:space="preserve">edition </w:t>
      </w:r>
      <w:r w:rsidR="0079634F" w:rsidRPr="006A79EC">
        <w:rPr>
          <w:rFonts w:ascii="Times New Roman" w:hAnsi="Times New Roman" w:cs="Times New Roman"/>
        </w:rPr>
        <w:t xml:space="preserve">capacity and time are </w:t>
      </w:r>
      <w:r w:rsidR="00B10F73" w:rsidRPr="006A79EC">
        <w:rPr>
          <w:rFonts w:ascii="Times New Roman" w:hAnsi="Times New Roman" w:cs="Times New Roman"/>
        </w:rPr>
        <w:t xml:space="preserve">relevant for the acquisition of </w:t>
      </w:r>
      <w:r w:rsidR="0079634F" w:rsidRPr="006A79EC">
        <w:rPr>
          <w:rFonts w:ascii="Times New Roman" w:hAnsi="Times New Roman" w:cs="Times New Roman"/>
        </w:rPr>
        <w:t xml:space="preserve">emergent </w:t>
      </w:r>
      <w:r w:rsidR="008045DC" w:rsidRPr="006A79EC">
        <w:rPr>
          <w:rFonts w:ascii="Times New Roman" w:hAnsi="Times New Roman" w:cs="Times New Roman"/>
        </w:rPr>
        <w:t>properties</w:t>
      </w:r>
      <w:r w:rsidR="00B10F73" w:rsidRPr="006A79EC">
        <w:rPr>
          <w:rFonts w:ascii="Times New Roman" w:hAnsi="Times New Roman" w:cs="Times New Roman"/>
        </w:rPr>
        <w:t xml:space="preserve"> </w:t>
      </w:r>
      <w:r w:rsidR="0079634F" w:rsidRPr="006A79EC">
        <w:rPr>
          <w:rFonts w:ascii="Times New Roman" w:hAnsi="Times New Roman" w:cs="Times New Roman"/>
        </w:rPr>
        <w:t xml:space="preserve">such as </w:t>
      </w:r>
      <w:r w:rsidR="008045DC" w:rsidRPr="006A79EC">
        <w:rPr>
          <w:rFonts w:ascii="Times New Roman" w:hAnsi="Times New Roman" w:cs="Times New Roman"/>
        </w:rPr>
        <w:t xml:space="preserve">those of </w:t>
      </w:r>
      <w:r w:rsidR="0079634F" w:rsidRPr="006A79EC">
        <w:rPr>
          <w:rFonts w:ascii="Times New Roman" w:hAnsi="Times New Roman" w:cs="Times New Roman"/>
        </w:rPr>
        <w:t>small world</w:t>
      </w:r>
      <w:r w:rsidR="008045DC" w:rsidRPr="006A79EC">
        <w:rPr>
          <w:rFonts w:ascii="Times New Roman" w:hAnsi="Times New Roman" w:cs="Times New Roman"/>
        </w:rPr>
        <w:t xml:space="preserve"> networks</w:t>
      </w:r>
      <w:r w:rsidR="0079634F" w:rsidRPr="006A79EC">
        <w:rPr>
          <w:rFonts w:ascii="Times New Roman" w:hAnsi="Times New Roman" w:cs="Times New Roman"/>
        </w:rPr>
        <w:t xml:space="preserve">, where group composition is self-organized. At </w:t>
      </w:r>
      <w:r w:rsidR="00B10F73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same time, </w:t>
      </w:r>
      <w:r w:rsidR="00B10F73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accumulation of </w:t>
      </w:r>
      <w:r w:rsidR="00B10F73" w:rsidRPr="006A79EC">
        <w:rPr>
          <w:rFonts w:ascii="Times New Roman" w:hAnsi="Times New Roman" w:cs="Times New Roman"/>
        </w:rPr>
        <w:t xml:space="preserve">a </w:t>
      </w:r>
      <w:r w:rsidR="0079634F" w:rsidRPr="006A79EC">
        <w:rPr>
          <w:rFonts w:ascii="Times New Roman" w:hAnsi="Times New Roman" w:cs="Times New Roman"/>
        </w:rPr>
        <w:t xml:space="preserve">number of editions </w:t>
      </w:r>
      <w:r w:rsidR="008045DC" w:rsidRPr="006A79EC">
        <w:rPr>
          <w:rFonts w:ascii="Times New Roman" w:hAnsi="Times New Roman" w:cs="Times New Roman"/>
        </w:rPr>
        <w:t xml:space="preserve">has </w:t>
      </w:r>
      <w:r w:rsidR="00B10F73" w:rsidRPr="006A79EC">
        <w:rPr>
          <w:rFonts w:ascii="Times New Roman" w:hAnsi="Times New Roman" w:cs="Times New Roman"/>
        </w:rPr>
        <w:t xml:space="preserve">an </w:t>
      </w:r>
      <w:r w:rsidR="0079634F" w:rsidRPr="006A79EC">
        <w:rPr>
          <w:rFonts w:ascii="Times New Roman" w:hAnsi="Times New Roman" w:cs="Times New Roman"/>
        </w:rPr>
        <w:t xml:space="preserve">effect </w:t>
      </w:r>
      <w:r w:rsidR="00B10F73" w:rsidRPr="006A79EC">
        <w:rPr>
          <w:rFonts w:ascii="Times New Roman" w:hAnsi="Times New Roman" w:cs="Times New Roman"/>
        </w:rPr>
        <w:t xml:space="preserve">on </w:t>
      </w:r>
      <w:r w:rsidR="0079634F" w:rsidRPr="006A79EC">
        <w:rPr>
          <w:rFonts w:ascii="Times New Roman" w:hAnsi="Times New Roman" w:cs="Times New Roman"/>
        </w:rPr>
        <w:t>the qualifications of documents. In sum, it suggest</w:t>
      </w:r>
      <w:r w:rsidR="00B10F73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that collective intelligence is related </w:t>
      </w:r>
      <w:r w:rsidR="00B10F73" w:rsidRPr="006A79EC">
        <w:rPr>
          <w:rFonts w:ascii="Times New Roman" w:hAnsi="Times New Roman" w:cs="Times New Roman"/>
        </w:rPr>
        <w:t xml:space="preserve">to the </w:t>
      </w:r>
      <w:r w:rsidR="0079634F" w:rsidRPr="006A79EC">
        <w:rPr>
          <w:rFonts w:ascii="Times New Roman" w:hAnsi="Times New Roman" w:cs="Times New Roman"/>
        </w:rPr>
        <w:t xml:space="preserve">accumulation dynamics of editions, thus </w:t>
      </w:r>
      <w:r w:rsidR="00B10F73" w:rsidRPr="006A79EC">
        <w:rPr>
          <w:rFonts w:ascii="Times New Roman" w:hAnsi="Times New Roman" w:cs="Times New Roman"/>
        </w:rPr>
        <w:t xml:space="preserve">with the better documents there are </w:t>
      </w:r>
      <w:r w:rsidR="0079634F" w:rsidRPr="006A79EC">
        <w:rPr>
          <w:rFonts w:ascii="Times New Roman" w:hAnsi="Times New Roman" w:cs="Times New Roman"/>
        </w:rPr>
        <w:t>more editions and more agents work</w:t>
      </w:r>
      <w:r w:rsidR="00B10F73" w:rsidRPr="006A79EC">
        <w:rPr>
          <w:rFonts w:ascii="Times New Roman" w:hAnsi="Times New Roman" w:cs="Times New Roman"/>
        </w:rPr>
        <w:t>ing on them. This</w:t>
      </w:r>
      <w:r w:rsidR="0079634F" w:rsidRPr="006A79EC">
        <w:rPr>
          <w:rFonts w:ascii="Times New Roman" w:hAnsi="Times New Roman" w:cs="Times New Roman"/>
        </w:rPr>
        <w:t xml:space="preserve"> constrain</w:t>
      </w:r>
      <w:r w:rsidR="00B10F73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the evolution of co-editor network</w:t>
      </w:r>
      <w:r w:rsidR="008045DC" w:rsidRPr="006A79EC">
        <w:rPr>
          <w:rFonts w:ascii="Times New Roman" w:hAnsi="Times New Roman" w:cs="Times New Roman"/>
        </w:rPr>
        <w:t>s</w:t>
      </w:r>
      <w:r w:rsidR="0079634F" w:rsidRPr="006A79EC">
        <w:rPr>
          <w:rFonts w:ascii="Times New Roman" w:hAnsi="Times New Roman" w:cs="Times New Roman"/>
        </w:rPr>
        <w:t xml:space="preserve"> and </w:t>
      </w:r>
      <w:r w:rsidR="008045DC" w:rsidRPr="006A79EC">
        <w:rPr>
          <w:rFonts w:ascii="Times New Roman" w:hAnsi="Times New Roman" w:cs="Times New Roman"/>
        </w:rPr>
        <w:t xml:space="preserve">the </w:t>
      </w:r>
      <w:r w:rsidR="0079634F" w:rsidRPr="006A79EC">
        <w:rPr>
          <w:rFonts w:ascii="Times New Roman" w:hAnsi="Times New Roman" w:cs="Times New Roman"/>
        </w:rPr>
        <w:t xml:space="preserve">structural properties of small </w:t>
      </w:r>
      <w:r w:rsidR="00152ADE" w:rsidRPr="006A79EC">
        <w:rPr>
          <w:rFonts w:ascii="Times New Roman" w:hAnsi="Times New Roman" w:cs="Times New Roman"/>
        </w:rPr>
        <w:t xml:space="preserve">world </w:t>
      </w:r>
      <w:r w:rsidR="0079634F" w:rsidRPr="006A79EC">
        <w:rPr>
          <w:rFonts w:ascii="Times New Roman" w:hAnsi="Times New Roman" w:cs="Times New Roman"/>
        </w:rPr>
        <w:t xml:space="preserve">networks appear.   </w:t>
      </w:r>
    </w:p>
    <w:p w14:paraId="6C6D921C" w14:textId="77777777" w:rsidR="0067633B" w:rsidRPr="00FA6E49" w:rsidRDefault="0067633B" w:rsidP="006A79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8B370E" w14:textId="77777777" w:rsidR="0067633B" w:rsidRPr="00FA6E49" w:rsidRDefault="0079634F" w:rsidP="006A79EC">
      <w:pPr>
        <w:jc w:val="both"/>
        <w:rPr>
          <w:rFonts w:ascii="Times New Roman" w:eastAsia="Trebuchet MS" w:hAnsi="Times New Roman" w:cs="Times New Roman"/>
          <w:b/>
          <w:sz w:val="32"/>
        </w:rPr>
      </w:pPr>
      <w:r w:rsidRPr="00FA6E49">
        <w:rPr>
          <w:rFonts w:ascii="Times New Roman" w:eastAsia="Trebuchet MS" w:hAnsi="Times New Roman" w:cs="Times New Roman"/>
          <w:b/>
          <w:sz w:val="32"/>
        </w:rPr>
        <w:t>Discussion and future work</w:t>
      </w:r>
    </w:p>
    <w:p w14:paraId="71CBE9BA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36D27603" w14:textId="6D3CE664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Collective intelligence can be understood as the capacity of </w:t>
      </w:r>
      <w:r w:rsidR="00B10F73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collective system to evolve toward</w:t>
      </w:r>
      <w:r w:rsidR="0095511E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higher order complexity through networks of individual capacities. We observe</w:t>
      </w:r>
      <w:r w:rsidR="00B10F73" w:rsidRPr="006A79EC">
        <w:rPr>
          <w:rFonts w:ascii="Times New Roman" w:hAnsi="Times New Roman" w:cs="Times New Roman"/>
        </w:rPr>
        <w:t>d</w:t>
      </w:r>
      <w:r w:rsidRPr="006A79EC">
        <w:rPr>
          <w:rFonts w:ascii="Times New Roman" w:hAnsi="Times New Roman" w:cs="Times New Roman"/>
        </w:rPr>
        <w:t xml:space="preserve"> two collective systems </w:t>
      </w:r>
      <w:r w:rsidR="00B10F73" w:rsidRPr="006A79EC">
        <w:rPr>
          <w:rFonts w:ascii="Times New Roman" w:hAnsi="Times New Roman" w:cs="Times New Roman"/>
        </w:rPr>
        <w:t xml:space="preserve">in terms of </w:t>
      </w:r>
      <w:r w:rsidRPr="006A79EC">
        <w:rPr>
          <w:rFonts w:ascii="Times New Roman" w:hAnsi="Times New Roman" w:cs="Times New Roman"/>
        </w:rPr>
        <w:t xml:space="preserve">a dynamic process </w:t>
      </w:r>
      <w:r w:rsidR="0095511E" w:rsidRPr="006A79EC">
        <w:rPr>
          <w:rFonts w:ascii="Times New Roman" w:hAnsi="Times New Roman" w:cs="Times New Roman"/>
        </w:rPr>
        <w:t>i</w:t>
      </w:r>
      <w:r w:rsidRPr="006A79EC">
        <w:rPr>
          <w:rFonts w:ascii="Times New Roman" w:hAnsi="Times New Roman" w:cs="Times New Roman"/>
        </w:rPr>
        <w:t>n complex networks</w:t>
      </w:r>
      <w:r w:rsidRPr="006A79EC">
        <w:rPr>
          <w:rFonts w:ascii="Times New Roman" w:eastAsia="Times New Roman" w:hAnsi="Times New Roman" w:cs="Times New Roman"/>
          <w:sz w:val="24"/>
        </w:rPr>
        <w:t>—</w:t>
      </w:r>
      <w:r w:rsidR="00B10F73" w:rsidRPr="006A79EC">
        <w:rPr>
          <w:rFonts w:ascii="Times New Roman" w:eastAsia="Times New Roman" w:hAnsi="Times New Roman" w:cs="Times New Roman"/>
          <w:sz w:val="24"/>
        </w:rPr>
        <w:t xml:space="preserve">the </w:t>
      </w:r>
      <w:r w:rsidRPr="006A79EC">
        <w:rPr>
          <w:rFonts w:ascii="Times New Roman" w:hAnsi="Times New Roman" w:cs="Times New Roman"/>
        </w:rPr>
        <w:t>Wiki c</w:t>
      </w:r>
      <w:r w:rsidR="00B10F73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 xml:space="preserve">urse </w:t>
      </w:r>
      <w:proofErr w:type="spellStart"/>
      <w:r w:rsidRPr="006A79EC">
        <w:rPr>
          <w:rFonts w:ascii="Times New Roman" w:hAnsi="Times New Roman" w:cs="Times New Roman"/>
        </w:rPr>
        <w:t>PeSO</w:t>
      </w:r>
      <w:proofErr w:type="spellEnd"/>
      <w:r w:rsidRPr="006A79EC">
        <w:rPr>
          <w:rFonts w:ascii="Times New Roman" w:hAnsi="Times New Roman" w:cs="Times New Roman"/>
        </w:rPr>
        <w:t xml:space="preserve"> and an agent</w:t>
      </w:r>
      <w:r w:rsidR="00B10F73" w:rsidRPr="006A79EC">
        <w:rPr>
          <w:rFonts w:ascii="Times New Roman" w:hAnsi="Times New Roman" w:cs="Times New Roman"/>
        </w:rPr>
        <w:t>-</w:t>
      </w:r>
      <w:r w:rsidRPr="006A79EC">
        <w:rPr>
          <w:rFonts w:ascii="Times New Roman" w:hAnsi="Times New Roman" w:cs="Times New Roman"/>
        </w:rPr>
        <w:t>based model based on wiki systems. The results from</w:t>
      </w:r>
      <w:r w:rsidR="00B10F73" w:rsidRPr="006A79EC">
        <w:rPr>
          <w:rFonts w:ascii="Times New Roman" w:hAnsi="Times New Roman" w:cs="Times New Roman"/>
        </w:rPr>
        <w:t xml:space="preserve"> both the</w:t>
      </w:r>
      <w:r w:rsidRPr="006A79EC">
        <w:rPr>
          <w:rFonts w:ascii="Times New Roman" w:hAnsi="Times New Roman" w:cs="Times New Roman"/>
        </w:rPr>
        <w:t xml:space="preserve"> c</w:t>
      </w:r>
      <w:r w:rsidR="00B10F73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 xml:space="preserve">urse and the model </w:t>
      </w:r>
      <w:r w:rsidR="0009419A" w:rsidRPr="006A79EC">
        <w:rPr>
          <w:rFonts w:ascii="Times New Roman" w:hAnsi="Times New Roman" w:cs="Times New Roman"/>
        </w:rPr>
        <w:t xml:space="preserve">were </w:t>
      </w:r>
      <w:r w:rsidRPr="006A79EC">
        <w:rPr>
          <w:rFonts w:ascii="Times New Roman" w:hAnsi="Times New Roman" w:cs="Times New Roman"/>
        </w:rPr>
        <w:t xml:space="preserve">contrasted with a random network baseline model. </w:t>
      </w:r>
      <w:r w:rsidR="00B10F73" w:rsidRPr="006A79EC">
        <w:rPr>
          <w:rFonts w:ascii="Times New Roman" w:hAnsi="Times New Roman" w:cs="Times New Roman"/>
        </w:rPr>
        <w:t>B</w:t>
      </w:r>
      <w:r w:rsidRPr="006A79EC">
        <w:rPr>
          <w:rFonts w:ascii="Times New Roman" w:hAnsi="Times New Roman" w:cs="Times New Roman"/>
        </w:rPr>
        <w:t xml:space="preserve">oth </w:t>
      </w:r>
      <w:r w:rsidR="00B10F73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c</w:t>
      </w:r>
      <w:r w:rsidR="00B10F73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 xml:space="preserve">urse and the model show dynamics of accumulation, in which statistical properties of non-equilibrium networks appear. The proposed model reproduces the behavior observed in the </w:t>
      </w:r>
      <w:proofErr w:type="spellStart"/>
      <w:r w:rsidR="0009419A" w:rsidRPr="006A79EC">
        <w:rPr>
          <w:rFonts w:ascii="Times New Roman" w:hAnsi="Times New Roman" w:cs="Times New Roman"/>
        </w:rPr>
        <w:t>PeSO</w:t>
      </w:r>
      <w:proofErr w:type="spellEnd"/>
      <w:r w:rsidR="0009419A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c</w:t>
      </w:r>
      <w:r w:rsidR="00B10F73" w:rsidRPr="006A79EC">
        <w:rPr>
          <w:rFonts w:ascii="Times New Roman" w:hAnsi="Times New Roman" w:cs="Times New Roman"/>
        </w:rPr>
        <w:t>o</w:t>
      </w:r>
      <w:r w:rsidRPr="006A79EC">
        <w:rPr>
          <w:rFonts w:ascii="Times New Roman" w:hAnsi="Times New Roman" w:cs="Times New Roman"/>
        </w:rPr>
        <w:t>urse</w:t>
      </w:r>
      <w:r w:rsidR="00B10F73" w:rsidRPr="006A79EC">
        <w:rPr>
          <w:rFonts w:ascii="Times New Roman" w:hAnsi="Times New Roman" w:cs="Times New Roman"/>
        </w:rPr>
        <w:t xml:space="preserve">; </w:t>
      </w:r>
      <w:r w:rsidRPr="006A79EC">
        <w:rPr>
          <w:rFonts w:ascii="Times New Roman" w:hAnsi="Times New Roman" w:cs="Times New Roman"/>
        </w:rPr>
        <w:t xml:space="preserve">this behavior is </w:t>
      </w:r>
      <w:r w:rsidR="0009419A" w:rsidRPr="006A79EC">
        <w:rPr>
          <w:rFonts w:ascii="Times New Roman" w:hAnsi="Times New Roman" w:cs="Times New Roman"/>
        </w:rPr>
        <w:t xml:space="preserve">also </w:t>
      </w:r>
      <w:r w:rsidRPr="006A79EC">
        <w:rPr>
          <w:rFonts w:ascii="Times New Roman" w:hAnsi="Times New Roman" w:cs="Times New Roman"/>
        </w:rPr>
        <w:t xml:space="preserve">described </w:t>
      </w:r>
      <w:r w:rsidR="0009419A" w:rsidRPr="006A79EC">
        <w:rPr>
          <w:rFonts w:ascii="Times New Roman" w:hAnsi="Times New Roman" w:cs="Times New Roman"/>
        </w:rPr>
        <w:t xml:space="preserve">for </w:t>
      </w:r>
      <w:r w:rsidRPr="006A79EC">
        <w:rPr>
          <w:rFonts w:ascii="Times New Roman" w:hAnsi="Times New Roman" w:cs="Times New Roman"/>
        </w:rPr>
        <w:t xml:space="preserve">small world networks </w:t>
      </w:r>
      <w:sdt>
        <w:sdtPr>
          <w:rPr>
            <w:rFonts w:ascii="Times New Roman" w:hAnsi="Times New Roman" w:cs="Times New Roman"/>
          </w:rPr>
          <w:id w:val="-959725810"/>
          <w:citation/>
        </w:sdtPr>
        <w:sdtContent>
          <w:r w:rsidR="00743D7C" w:rsidRPr="006A79EC">
            <w:rPr>
              <w:rFonts w:ascii="Times New Roman" w:hAnsi="Times New Roman" w:cs="Times New Roman"/>
            </w:rPr>
            <w:fldChar w:fldCharType="begin"/>
          </w:r>
          <w:r w:rsidR="00743D7C" w:rsidRPr="006A79EC">
            <w:rPr>
              <w:rFonts w:ascii="Times New Roman" w:hAnsi="Times New Roman" w:cs="Times New Roman"/>
            </w:rPr>
            <w:instrText xml:space="preserve"> CITATION Wat98 \l 1033 </w:instrText>
          </w:r>
          <w:r w:rsidR="00743D7C" w:rsidRPr="006A79EC">
            <w:rPr>
              <w:rFonts w:ascii="Times New Roman" w:hAnsi="Times New Roman" w:cs="Times New Roman"/>
            </w:rPr>
            <w:fldChar w:fldCharType="separate"/>
          </w:r>
          <w:r w:rsidR="00B76FB1" w:rsidRPr="006A79EC">
            <w:rPr>
              <w:rFonts w:ascii="Times New Roman" w:hAnsi="Times New Roman" w:cs="Times New Roman"/>
              <w:noProof/>
            </w:rPr>
            <w:t>(Watts &amp; Strogatz 1998)</w:t>
          </w:r>
          <w:r w:rsidR="00743D7C" w:rsidRPr="006A79EC">
            <w:rPr>
              <w:rFonts w:ascii="Times New Roman" w:hAnsi="Times New Roman" w:cs="Times New Roman"/>
            </w:rPr>
            <w:fldChar w:fldCharType="end"/>
          </w:r>
        </w:sdtContent>
      </w:sdt>
      <w:r w:rsidR="00743D7C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 xml:space="preserve">(Duncan J. Watts &amp; Steven H. </w:t>
      </w:r>
      <w:proofErr w:type="spellStart"/>
      <w:r w:rsidRPr="006A79EC">
        <w:rPr>
          <w:rFonts w:ascii="Times New Roman" w:hAnsi="Times New Roman" w:cs="Times New Roman"/>
        </w:rPr>
        <w:t>Strogats</w:t>
      </w:r>
      <w:proofErr w:type="spellEnd"/>
      <w:r w:rsidRPr="006A79EC">
        <w:rPr>
          <w:rFonts w:ascii="Times New Roman" w:hAnsi="Times New Roman" w:cs="Times New Roman"/>
        </w:rPr>
        <w:t xml:space="preserve">, 1998). </w:t>
      </w:r>
      <w:r w:rsidR="00B10F73" w:rsidRPr="006A79EC">
        <w:rPr>
          <w:rFonts w:ascii="Times New Roman" w:hAnsi="Times New Roman" w:cs="Times New Roman"/>
        </w:rPr>
        <w:t>From this</w:t>
      </w:r>
      <w:r w:rsidRPr="006A79EC">
        <w:rPr>
          <w:rFonts w:ascii="Times New Roman" w:hAnsi="Times New Roman" w:cs="Times New Roman"/>
        </w:rPr>
        <w:t>, we interpret</w:t>
      </w:r>
      <w:r w:rsidR="00B10F73" w:rsidRPr="006A79EC">
        <w:rPr>
          <w:rFonts w:ascii="Times New Roman" w:hAnsi="Times New Roman" w:cs="Times New Roman"/>
        </w:rPr>
        <w:t xml:space="preserve"> that</w:t>
      </w:r>
      <w:r w:rsidRPr="006A79EC">
        <w:rPr>
          <w:rFonts w:ascii="Times New Roman" w:hAnsi="Times New Roman" w:cs="Times New Roman"/>
        </w:rPr>
        <w:t xml:space="preserve"> collective intelligence emerge</w:t>
      </w:r>
      <w:r w:rsidR="00B10F73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from cumulative dynamics.</w:t>
      </w:r>
    </w:p>
    <w:p w14:paraId="43062B3B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5EB53D9D" w14:textId="1A4A4B13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Two measurements </w:t>
      </w:r>
      <w:r w:rsidR="0095511E" w:rsidRPr="006A79EC">
        <w:rPr>
          <w:rFonts w:ascii="Times New Roman" w:hAnsi="Times New Roman" w:cs="Times New Roman"/>
        </w:rPr>
        <w:t xml:space="preserve">have been </w:t>
      </w:r>
      <w:r w:rsidRPr="006A79EC">
        <w:rPr>
          <w:rFonts w:ascii="Times New Roman" w:hAnsi="Times New Roman" w:cs="Times New Roman"/>
        </w:rPr>
        <w:t>observed</w:t>
      </w:r>
      <w:r w:rsidR="00B10F73" w:rsidRPr="006A79EC">
        <w:rPr>
          <w:rFonts w:ascii="Times New Roman" w:hAnsi="Times New Roman" w:cs="Times New Roman"/>
        </w:rPr>
        <w:t>:</w:t>
      </w:r>
      <w:r w:rsidRPr="006A79EC">
        <w:rPr>
          <w:rFonts w:ascii="Times New Roman" w:hAnsi="Times New Roman" w:cs="Times New Roman"/>
        </w:rPr>
        <w:t xml:space="preserve"> clustering coefficient and average path length. </w:t>
      </w:r>
      <w:r w:rsidR="00B10F73" w:rsidRPr="006A79EC">
        <w:rPr>
          <w:rFonts w:ascii="Times New Roman" w:hAnsi="Times New Roman" w:cs="Times New Roman"/>
        </w:rPr>
        <w:t>Both had</w:t>
      </w:r>
      <w:r w:rsidRPr="006A79EC">
        <w:rPr>
          <w:rFonts w:ascii="Times New Roman" w:hAnsi="Times New Roman" w:cs="Times New Roman"/>
        </w:rPr>
        <w:t xml:space="preserve"> consistent values </w:t>
      </w:r>
      <w:r w:rsidR="00B10F73" w:rsidRPr="006A79EC">
        <w:rPr>
          <w:rFonts w:ascii="Times New Roman" w:hAnsi="Times New Roman" w:cs="Times New Roman"/>
        </w:rPr>
        <w:t xml:space="preserve">in terms </w:t>
      </w:r>
      <w:r w:rsidRPr="006A79EC">
        <w:rPr>
          <w:rFonts w:ascii="Times New Roman" w:hAnsi="Times New Roman" w:cs="Times New Roman"/>
        </w:rPr>
        <w:t xml:space="preserve">of individual </w:t>
      </w:r>
      <w:r w:rsidR="00B10F73" w:rsidRPr="006A79EC">
        <w:rPr>
          <w:rFonts w:ascii="Times New Roman" w:hAnsi="Times New Roman" w:cs="Times New Roman"/>
        </w:rPr>
        <w:t xml:space="preserve">edition </w:t>
      </w:r>
      <w:r w:rsidRPr="006A79EC">
        <w:rPr>
          <w:rFonts w:ascii="Times New Roman" w:hAnsi="Times New Roman" w:cs="Times New Roman"/>
        </w:rPr>
        <w:t>capacity (k) and time units (t)</w:t>
      </w:r>
      <w:r w:rsidR="00B10F73" w:rsidRPr="006A79EC">
        <w:rPr>
          <w:rFonts w:ascii="Times New Roman" w:hAnsi="Times New Roman" w:cs="Times New Roman"/>
        </w:rPr>
        <w:t>,</w:t>
      </w:r>
      <w:r w:rsidRPr="006A79EC">
        <w:rPr>
          <w:rFonts w:ascii="Times New Roman" w:hAnsi="Times New Roman" w:cs="Times New Roman"/>
        </w:rPr>
        <w:t xml:space="preserve"> where neither </w:t>
      </w:r>
      <w:r w:rsidR="00B10F73" w:rsidRPr="006A79EC">
        <w:rPr>
          <w:rFonts w:ascii="Times New Roman" w:hAnsi="Times New Roman" w:cs="Times New Roman"/>
        </w:rPr>
        <w:t xml:space="preserve">could </w:t>
      </w:r>
      <w:r w:rsidRPr="006A79EC">
        <w:rPr>
          <w:rFonts w:ascii="Times New Roman" w:hAnsi="Times New Roman" w:cs="Times New Roman"/>
        </w:rPr>
        <w:t>be too large or too small. As the results show, when values are too large, the outcome of the simulation are complete graphs, and when values are too small</w:t>
      </w:r>
      <w:r w:rsidR="00B10F73" w:rsidRPr="006A79EC">
        <w:rPr>
          <w:rFonts w:ascii="Times New Roman" w:hAnsi="Times New Roman" w:cs="Times New Roman"/>
        </w:rPr>
        <w:t>, the</w:t>
      </w:r>
      <w:r w:rsidRPr="006A79EC">
        <w:rPr>
          <w:rFonts w:ascii="Times New Roman" w:hAnsi="Times New Roman" w:cs="Times New Roman"/>
        </w:rPr>
        <w:t xml:space="preserve"> graphs are not connected, which means that </w:t>
      </w:r>
      <w:r w:rsidR="00B10F73" w:rsidRPr="006A79EC">
        <w:rPr>
          <w:rFonts w:ascii="Times New Roman" w:hAnsi="Times New Roman" w:cs="Times New Roman"/>
        </w:rPr>
        <w:t xml:space="preserve">either </w:t>
      </w:r>
      <w:r w:rsidR="0009419A" w:rsidRPr="006A79EC">
        <w:rPr>
          <w:rFonts w:ascii="Times New Roman" w:hAnsi="Times New Roman" w:cs="Times New Roman"/>
        </w:rPr>
        <w:t xml:space="preserve">it is </w:t>
      </w:r>
      <w:r w:rsidRPr="006A79EC">
        <w:rPr>
          <w:rFonts w:ascii="Times New Roman" w:hAnsi="Times New Roman" w:cs="Times New Roman"/>
        </w:rPr>
        <w:t>a random system or it</w:t>
      </w:r>
      <w:r w:rsidR="0009419A" w:rsidRPr="006A79EC">
        <w:rPr>
          <w:rFonts w:ascii="Times New Roman" w:hAnsi="Times New Roman" w:cs="Times New Roman"/>
        </w:rPr>
        <w:t xml:space="preserve"> i</w:t>
      </w:r>
      <w:r w:rsidRPr="006A79EC">
        <w:rPr>
          <w:rFonts w:ascii="Times New Roman" w:hAnsi="Times New Roman" w:cs="Times New Roman"/>
        </w:rPr>
        <w:t xml:space="preserve">s too simple. </w:t>
      </w:r>
      <w:r w:rsidR="00B10F73" w:rsidRPr="006A79EC">
        <w:rPr>
          <w:rFonts w:ascii="Times New Roman" w:hAnsi="Times New Roman" w:cs="Times New Roman"/>
        </w:rPr>
        <w:t>F</w:t>
      </w:r>
      <w:r w:rsidRPr="006A79EC">
        <w:rPr>
          <w:rFonts w:ascii="Times New Roman" w:hAnsi="Times New Roman" w:cs="Times New Roman"/>
        </w:rPr>
        <w:t xml:space="preserve">or </w:t>
      </w:r>
      <w:r w:rsidR="0009419A" w:rsidRPr="006A79EC">
        <w:rPr>
          <w:rFonts w:ascii="Times New Roman" w:hAnsi="Times New Roman" w:cs="Times New Roman"/>
        </w:rPr>
        <w:t xml:space="preserve">this </w:t>
      </w:r>
      <w:r w:rsidRPr="006A79EC">
        <w:rPr>
          <w:rFonts w:ascii="Times New Roman" w:hAnsi="Times New Roman" w:cs="Times New Roman"/>
        </w:rPr>
        <w:t>set of values</w:t>
      </w:r>
      <w:r w:rsidR="00B10F73" w:rsidRPr="006A79EC">
        <w:rPr>
          <w:rFonts w:ascii="Times New Roman" w:hAnsi="Times New Roman" w:cs="Times New Roman"/>
        </w:rPr>
        <w:t>, however,</w:t>
      </w:r>
      <w:r w:rsidRPr="006A79EC">
        <w:rPr>
          <w:rFonts w:ascii="Times New Roman" w:hAnsi="Times New Roman" w:cs="Times New Roman"/>
        </w:rPr>
        <w:t xml:space="preserve"> there is enough complexity to replicate phenomena observed in real systems. Thus, we show how the process of accumulation of editions can be see</w:t>
      </w:r>
      <w:r w:rsidR="00B10F73" w:rsidRPr="006A79EC">
        <w:rPr>
          <w:rFonts w:ascii="Times New Roman" w:hAnsi="Times New Roman" w:cs="Times New Roman"/>
        </w:rPr>
        <w:t>n</w:t>
      </w:r>
      <w:r w:rsidRPr="006A79EC">
        <w:rPr>
          <w:rFonts w:ascii="Times New Roman" w:hAnsi="Times New Roman" w:cs="Times New Roman"/>
        </w:rPr>
        <w:t xml:space="preserve"> as </w:t>
      </w:r>
      <w:r w:rsidR="002568B2" w:rsidRPr="006A79EC">
        <w:rPr>
          <w:rFonts w:ascii="Times New Roman" w:hAnsi="Times New Roman" w:cs="Times New Roman"/>
        </w:rPr>
        <w:t xml:space="preserve">being </w:t>
      </w:r>
      <w:r w:rsidRPr="006A79EC">
        <w:rPr>
          <w:rFonts w:ascii="Times New Roman" w:hAnsi="Times New Roman" w:cs="Times New Roman"/>
        </w:rPr>
        <w:t xml:space="preserve">self-organized </w:t>
      </w:r>
      <w:r w:rsidR="00B10F73" w:rsidRPr="006A79EC">
        <w:rPr>
          <w:rFonts w:ascii="Times New Roman" w:hAnsi="Times New Roman" w:cs="Times New Roman"/>
        </w:rPr>
        <w:t xml:space="preserve">by </w:t>
      </w:r>
      <w:r w:rsidRPr="006A79EC">
        <w:rPr>
          <w:rFonts w:ascii="Times New Roman" w:hAnsi="Times New Roman" w:cs="Times New Roman"/>
        </w:rPr>
        <w:t>the system.</w:t>
      </w:r>
    </w:p>
    <w:p w14:paraId="6A099F4D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0E314310" w14:textId="61C0E7CD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The results presented here </w:t>
      </w:r>
      <w:r w:rsidR="00B10F73" w:rsidRPr="006A79EC">
        <w:rPr>
          <w:rFonts w:ascii="Times New Roman" w:hAnsi="Times New Roman" w:cs="Times New Roman"/>
        </w:rPr>
        <w:t xml:space="preserve">demonstrate </w:t>
      </w:r>
      <w:r w:rsidRPr="006A79EC">
        <w:rPr>
          <w:rFonts w:ascii="Times New Roman" w:hAnsi="Times New Roman" w:cs="Times New Roman"/>
        </w:rPr>
        <w:t>how collective intelligence emerge</w:t>
      </w:r>
      <w:r w:rsidR="00B10F73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from cumulative dynamics. </w:t>
      </w:r>
      <w:r w:rsidR="00B10F73" w:rsidRPr="006A79EC">
        <w:rPr>
          <w:rFonts w:ascii="Times New Roman" w:hAnsi="Times New Roman" w:cs="Times New Roman"/>
        </w:rPr>
        <w:t xml:space="preserve">This provides </w:t>
      </w:r>
      <w:r w:rsidR="002568B2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 xml:space="preserve">better understanding </w:t>
      </w:r>
      <w:r w:rsidR="00B10F73" w:rsidRPr="006A79EC">
        <w:rPr>
          <w:rFonts w:ascii="Times New Roman" w:hAnsi="Times New Roman" w:cs="Times New Roman"/>
        </w:rPr>
        <w:t>of how</w:t>
      </w:r>
      <w:r w:rsidRPr="006A79EC">
        <w:rPr>
          <w:rFonts w:ascii="Times New Roman" w:hAnsi="Times New Roman" w:cs="Times New Roman"/>
        </w:rPr>
        <w:t xml:space="preserve"> to measure and design systems based on collective intelligence. In the context of higher education systems, one example </w:t>
      </w:r>
      <w:r w:rsidR="00B10F73" w:rsidRPr="006A79EC">
        <w:rPr>
          <w:rFonts w:ascii="Times New Roman" w:hAnsi="Times New Roman" w:cs="Times New Roman"/>
        </w:rPr>
        <w:t>of this</w:t>
      </w:r>
      <w:r w:rsidRPr="006A79EC">
        <w:rPr>
          <w:rFonts w:ascii="Times New Roman" w:hAnsi="Times New Roman" w:cs="Times New Roman"/>
        </w:rPr>
        <w:t xml:space="preserve"> is </w:t>
      </w:r>
      <w:proofErr w:type="spellStart"/>
      <w:r w:rsidRPr="006A79EC">
        <w:rPr>
          <w:rFonts w:ascii="Times New Roman" w:hAnsi="Times New Roman" w:cs="Times New Roman"/>
        </w:rPr>
        <w:t>WikITRB</w:t>
      </w:r>
      <w:proofErr w:type="spellEnd"/>
      <w:r w:rsidRPr="006A79EC">
        <w:rPr>
          <w:rFonts w:ascii="Times New Roman" w:hAnsi="Times New Roman" w:cs="Times New Roman"/>
        </w:rPr>
        <w:t xml:space="preserve"> activity (</w:t>
      </w:r>
      <w:r w:rsidR="00B10F73" w:rsidRPr="006A79EC">
        <w:rPr>
          <w:rFonts w:ascii="Times New Roman" w:hAnsi="Times New Roman" w:cs="Times New Roman"/>
        </w:rPr>
        <w:t xml:space="preserve">the </w:t>
      </w:r>
      <w:proofErr w:type="spellStart"/>
      <w:r w:rsidRPr="006A79EC">
        <w:rPr>
          <w:rFonts w:ascii="Times New Roman" w:hAnsi="Times New Roman" w:cs="Times New Roman"/>
        </w:rPr>
        <w:t>PeSO</w:t>
      </w:r>
      <w:proofErr w:type="spellEnd"/>
      <w:r w:rsidR="00B10F73" w:rsidRPr="006A79EC">
        <w:rPr>
          <w:rFonts w:ascii="Times New Roman" w:hAnsi="Times New Roman" w:cs="Times New Roman"/>
        </w:rPr>
        <w:t xml:space="preserve"> </w:t>
      </w:r>
      <w:r w:rsidR="004076BD" w:rsidRPr="006A79EC">
        <w:rPr>
          <w:rFonts w:ascii="Times New Roman" w:hAnsi="Times New Roman" w:cs="Times New Roman"/>
        </w:rPr>
        <w:t xml:space="preserve">wiki </w:t>
      </w:r>
      <w:r w:rsidR="00B10F73" w:rsidRPr="006A79EC">
        <w:rPr>
          <w:rFonts w:ascii="Times New Roman" w:hAnsi="Times New Roman" w:cs="Times New Roman"/>
        </w:rPr>
        <w:t xml:space="preserve">course); </w:t>
      </w:r>
      <w:r w:rsidRPr="006A79EC">
        <w:rPr>
          <w:rFonts w:ascii="Times New Roman" w:hAnsi="Times New Roman" w:cs="Times New Roman"/>
        </w:rPr>
        <w:t xml:space="preserve">however, it </w:t>
      </w:r>
      <w:r w:rsidR="002568B2" w:rsidRPr="006A79EC">
        <w:rPr>
          <w:rFonts w:ascii="Times New Roman" w:hAnsi="Times New Roman" w:cs="Times New Roman"/>
        </w:rPr>
        <w:t xml:space="preserve">would be </w:t>
      </w:r>
      <w:r w:rsidRPr="006A79EC">
        <w:rPr>
          <w:rFonts w:ascii="Times New Roman" w:hAnsi="Times New Roman" w:cs="Times New Roman"/>
        </w:rPr>
        <w:t xml:space="preserve">necessary </w:t>
      </w:r>
      <w:r w:rsidR="00B10F73" w:rsidRPr="006A79EC">
        <w:rPr>
          <w:rFonts w:ascii="Times New Roman" w:hAnsi="Times New Roman" w:cs="Times New Roman"/>
        </w:rPr>
        <w:t xml:space="preserve">to develop </w:t>
      </w:r>
      <w:r w:rsidRPr="006A79EC">
        <w:rPr>
          <w:rFonts w:ascii="Times New Roman" w:hAnsi="Times New Roman" w:cs="Times New Roman"/>
        </w:rPr>
        <w:t xml:space="preserve">a better understanding of collective intelligence </w:t>
      </w:r>
      <w:r w:rsidR="00182CD6" w:rsidRPr="006A79EC">
        <w:rPr>
          <w:rFonts w:ascii="Times New Roman" w:hAnsi="Times New Roman" w:cs="Times New Roman"/>
        </w:rPr>
        <w:t xml:space="preserve">in order </w:t>
      </w:r>
      <w:r w:rsidRPr="006A79EC">
        <w:rPr>
          <w:rFonts w:ascii="Times New Roman" w:hAnsi="Times New Roman" w:cs="Times New Roman"/>
        </w:rPr>
        <w:t xml:space="preserve">to implement this </w:t>
      </w:r>
      <w:r w:rsidR="00182CD6" w:rsidRPr="006A79EC">
        <w:rPr>
          <w:rFonts w:ascii="Times New Roman" w:hAnsi="Times New Roman" w:cs="Times New Roman"/>
        </w:rPr>
        <w:t>strategy</w:t>
      </w:r>
      <w:r w:rsidRPr="006A79EC">
        <w:rPr>
          <w:rFonts w:ascii="Times New Roman" w:hAnsi="Times New Roman" w:cs="Times New Roman"/>
        </w:rPr>
        <w:t xml:space="preserve">. </w:t>
      </w:r>
      <w:r w:rsidR="004076BD" w:rsidRPr="006A79EC">
        <w:rPr>
          <w:rFonts w:ascii="Times New Roman" w:hAnsi="Times New Roman" w:cs="Times New Roman"/>
        </w:rPr>
        <w:t>An open question for further investigation is h</w:t>
      </w:r>
      <w:r w:rsidRPr="006A79EC">
        <w:rPr>
          <w:rFonts w:ascii="Times New Roman" w:hAnsi="Times New Roman" w:cs="Times New Roman"/>
        </w:rPr>
        <w:t xml:space="preserve">ow teaching methodologies </w:t>
      </w:r>
      <w:r w:rsidR="00182CD6" w:rsidRPr="006A79EC">
        <w:rPr>
          <w:rFonts w:ascii="Times New Roman" w:hAnsi="Times New Roman" w:cs="Times New Roman"/>
        </w:rPr>
        <w:t xml:space="preserve">can be designed </w:t>
      </w:r>
      <w:r w:rsidRPr="006A79EC">
        <w:rPr>
          <w:rFonts w:ascii="Times New Roman" w:hAnsi="Times New Roman" w:cs="Times New Roman"/>
        </w:rPr>
        <w:t>to develop collective thinking.</w:t>
      </w:r>
    </w:p>
    <w:p w14:paraId="12E67A7B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075FC1D9" w14:textId="14CAFB74" w:rsidR="00097F54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We discuss the results </w:t>
      </w:r>
      <w:r w:rsidR="00182CD6" w:rsidRPr="006A79EC">
        <w:rPr>
          <w:rFonts w:ascii="Times New Roman" w:hAnsi="Times New Roman" w:cs="Times New Roman"/>
        </w:rPr>
        <w:t xml:space="preserve">with a </w:t>
      </w:r>
      <w:r w:rsidRPr="006A79EC">
        <w:rPr>
          <w:rFonts w:ascii="Times New Roman" w:hAnsi="Times New Roman" w:cs="Times New Roman"/>
        </w:rPr>
        <w:t>focus on the individual and collective capacity of the system</w:t>
      </w:r>
      <w:r w:rsidR="00182CD6" w:rsidRPr="006A79EC">
        <w:rPr>
          <w:rFonts w:ascii="Times New Roman" w:hAnsi="Times New Roman" w:cs="Times New Roman"/>
        </w:rPr>
        <w:t>. T</w:t>
      </w:r>
      <w:r w:rsidRPr="006A79EC">
        <w:rPr>
          <w:rFonts w:ascii="Times New Roman" w:hAnsi="Times New Roman" w:cs="Times New Roman"/>
        </w:rPr>
        <w:t xml:space="preserve">he results suggest a paradox, </w:t>
      </w:r>
      <w:r w:rsidR="00182CD6" w:rsidRPr="006A79EC">
        <w:rPr>
          <w:rFonts w:ascii="Times New Roman" w:hAnsi="Times New Roman" w:cs="Times New Roman"/>
        </w:rPr>
        <w:t xml:space="preserve">whereby the </w:t>
      </w:r>
      <w:r w:rsidRPr="006A79EC">
        <w:rPr>
          <w:rFonts w:ascii="Times New Roman" w:hAnsi="Times New Roman" w:cs="Times New Roman"/>
        </w:rPr>
        <w:t xml:space="preserve">more individual capacity </w:t>
      </w:r>
      <w:r w:rsidR="00182CD6" w:rsidRPr="006A79EC">
        <w:rPr>
          <w:rFonts w:ascii="Times New Roman" w:hAnsi="Times New Roman" w:cs="Times New Roman"/>
        </w:rPr>
        <w:t xml:space="preserve">there is, the </w:t>
      </w:r>
      <w:r w:rsidRPr="006A79EC">
        <w:rPr>
          <w:rFonts w:ascii="Times New Roman" w:hAnsi="Times New Roman" w:cs="Times New Roman"/>
        </w:rPr>
        <w:t>less collective capacity</w:t>
      </w:r>
      <w:r w:rsidR="004076BD" w:rsidRPr="006A79EC">
        <w:rPr>
          <w:rFonts w:ascii="Times New Roman" w:hAnsi="Times New Roman" w:cs="Times New Roman"/>
        </w:rPr>
        <w:t>;</w:t>
      </w:r>
      <w:r w:rsidRPr="006A79EC">
        <w:rPr>
          <w:rFonts w:ascii="Times New Roman" w:hAnsi="Times New Roman" w:cs="Times New Roman"/>
        </w:rPr>
        <w:t xml:space="preserve"> see </w:t>
      </w:r>
      <w:r w:rsidR="00F657FE" w:rsidRPr="006A79EC">
        <w:rPr>
          <w:rFonts w:ascii="Times New Roman" w:hAnsi="Times New Roman" w:cs="Times New Roman"/>
        </w:rPr>
        <w:fldChar w:fldCharType="begin"/>
      </w:r>
      <w:r w:rsidR="00F657FE" w:rsidRPr="006A79EC">
        <w:rPr>
          <w:rFonts w:ascii="Times New Roman" w:hAnsi="Times New Roman" w:cs="Times New Roman"/>
        </w:rPr>
        <w:instrText xml:space="preserve"> REF _Ref273527200 \h </w:instrText>
      </w:r>
      <w:r w:rsidR="00F657FE" w:rsidRPr="006A79EC">
        <w:rPr>
          <w:rFonts w:ascii="Times New Roman" w:hAnsi="Times New Roman" w:cs="Times New Roman"/>
        </w:rPr>
      </w:r>
      <w:r w:rsidR="00F657FE" w:rsidRPr="006A79EC">
        <w:rPr>
          <w:rFonts w:ascii="Times New Roman" w:hAnsi="Times New Roman" w:cs="Times New Roman"/>
        </w:rPr>
        <w:fldChar w:fldCharType="separate"/>
      </w:r>
      <w:r w:rsidR="00B02818" w:rsidRPr="006A79EC">
        <w:rPr>
          <w:rFonts w:ascii="Times New Roman" w:hAnsi="Times New Roman" w:cs="Times New Roman"/>
          <w:sz w:val="20"/>
        </w:rPr>
        <w:t xml:space="preserve">Figure </w:t>
      </w:r>
      <w:r w:rsidR="00B02818">
        <w:rPr>
          <w:rFonts w:ascii="Times New Roman" w:hAnsi="Times New Roman" w:cs="Times New Roman"/>
          <w:noProof/>
          <w:sz w:val="20"/>
        </w:rPr>
        <w:t>3</w:t>
      </w:r>
      <w:r w:rsidR="00F657FE" w:rsidRPr="006A79EC">
        <w:rPr>
          <w:rFonts w:ascii="Times New Roman" w:hAnsi="Times New Roman" w:cs="Times New Roman"/>
        </w:rPr>
        <w:fldChar w:fldCharType="end"/>
      </w:r>
      <w:r w:rsidRPr="006A79EC">
        <w:rPr>
          <w:rFonts w:ascii="Times New Roman" w:hAnsi="Times New Roman" w:cs="Times New Roman"/>
        </w:rPr>
        <w:t xml:space="preserve">. At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same time, individual capacity cannot be so low (values of k&lt;3)</w:t>
      </w:r>
      <w:proofErr w:type="gramStart"/>
      <w:r w:rsidR="00182CD6" w:rsidRPr="006A79EC">
        <w:rPr>
          <w:rFonts w:ascii="Times New Roman" w:hAnsi="Times New Roman" w:cs="Times New Roman"/>
        </w:rPr>
        <w:t>,</w:t>
      </w:r>
      <w:proofErr w:type="gramEnd"/>
      <w:r w:rsidR="00182CD6" w:rsidRPr="006A79EC">
        <w:rPr>
          <w:rFonts w:ascii="Times New Roman" w:hAnsi="Times New Roman" w:cs="Times New Roman"/>
        </w:rPr>
        <w:t xml:space="preserve"> otherwise</w:t>
      </w:r>
      <w:r w:rsidRPr="006A79EC">
        <w:rPr>
          <w:rFonts w:ascii="Times New Roman" w:hAnsi="Times New Roman" w:cs="Times New Roman"/>
        </w:rPr>
        <w:t xml:space="preserve"> the system </w:t>
      </w:r>
      <w:r w:rsidR="004076BD" w:rsidRPr="006A79EC">
        <w:rPr>
          <w:rFonts w:ascii="Times New Roman" w:hAnsi="Times New Roman" w:cs="Times New Roman"/>
        </w:rPr>
        <w:t xml:space="preserve">becomes </w:t>
      </w:r>
      <w:r w:rsidRPr="006A79EC">
        <w:rPr>
          <w:rFonts w:ascii="Times New Roman" w:hAnsi="Times New Roman" w:cs="Times New Roman"/>
        </w:rPr>
        <w:t>quite similar to a random network</w:t>
      </w:r>
      <w:r w:rsidR="00182CD6" w:rsidRPr="006A79EC">
        <w:rPr>
          <w:rFonts w:ascii="Times New Roman" w:hAnsi="Times New Roman" w:cs="Times New Roman"/>
        </w:rPr>
        <w:t>. T</w:t>
      </w:r>
      <w:r w:rsidRPr="006A79EC">
        <w:rPr>
          <w:rFonts w:ascii="Times New Roman" w:hAnsi="Times New Roman" w:cs="Times New Roman"/>
        </w:rPr>
        <w:t>he study of th</w:t>
      </w:r>
      <w:r w:rsidR="00182CD6" w:rsidRPr="006A79EC">
        <w:rPr>
          <w:rFonts w:ascii="Times New Roman" w:hAnsi="Times New Roman" w:cs="Times New Roman"/>
        </w:rPr>
        <w:t>ese</w:t>
      </w:r>
      <w:r w:rsidRPr="006A79EC">
        <w:rPr>
          <w:rFonts w:ascii="Times New Roman" w:hAnsi="Times New Roman" w:cs="Times New Roman"/>
        </w:rPr>
        <w:t xml:space="preserve"> umbrals </w:t>
      </w:r>
      <w:r w:rsidR="004076BD" w:rsidRPr="006A79EC">
        <w:rPr>
          <w:rFonts w:ascii="Times New Roman" w:hAnsi="Times New Roman" w:cs="Times New Roman"/>
        </w:rPr>
        <w:t xml:space="preserve">is </w:t>
      </w:r>
      <w:r w:rsidRPr="006A79EC">
        <w:rPr>
          <w:rFonts w:ascii="Times New Roman" w:hAnsi="Times New Roman" w:cs="Times New Roman"/>
        </w:rPr>
        <w:t xml:space="preserve">proposed </w:t>
      </w:r>
      <w:r w:rsidR="004076BD" w:rsidRPr="006A79EC">
        <w:rPr>
          <w:rFonts w:ascii="Times New Roman" w:hAnsi="Times New Roman" w:cs="Times New Roman"/>
        </w:rPr>
        <w:t xml:space="preserve">for </w:t>
      </w:r>
      <w:r w:rsidRPr="006A79EC">
        <w:rPr>
          <w:rFonts w:ascii="Times New Roman" w:hAnsi="Times New Roman" w:cs="Times New Roman"/>
        </w:rPr>
        <w:t>future work.</w:t>
      </w:r>
    </w:p>
    <w:p w14:paraId="07D3422B" w14:textId="77777777" w:rsidR="002C40A0" w:rsidRPr="006A79EC" w:rsidRDefault="002C40A0" w:rsidP="006A79EC">
      <w:pPr>
        <w:jc w:val="both"/>
        <w:rPr>
          <w:rFonts w:ascii="Times New Roman" w:hAnsi="Times New Roman" w:cs="Times New Roman"/>
        </w:rPr>
      </w:pPr>
    </w:p>
    <w:p w14:paraId="2EF586F8" w14:textId="44436579" w:rsidR="0067633B" w:rsidRPr="006A79EC" w:rsidRDefault="00097F54" w:rsidP="006A79EC">
      <w:pPr>
        <w:pStyle w:val="Heading1"/>
        <w:spacing w:before="0"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Intelligence is hard to define rigorously, but is related with perceive, </w:t>
      </w:r>
      <w:proofErr w:type="gramStart"/>
      <w:r w:rsidRPr="006A79EC">
        <w:rPr>
          <w:rFonts w:ascii="Times New Roman" w:eastAsia="Times New Roman" w:hAnsi="Times New Roman" w:cs="Times New Roman"/>
          <w:sz w:val="22"/>
          <w:szCs w:val="22"/>
        </w:rPr>
        <w:t>adapt</w:t>
      </w:r>
      <w:proofErr w:type="gramEnd"/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 and even modify the environment, in order to survive and reproduce </w:t>
      </w:r>
      <w:sdt>
        <w:sdtPr>
          <w:rPr>
            <w:rFonts w:ascii="Times New Roman" w:eastAsia="Times New Roman" w:hAnsi="Times New Roman" w:cs="Times New Roman"/>
            <w:sz w:val="22"/>
            <w:szCs w:val="22"/>
          </w:rPr>
          <w:id w:val="1207453117"/>
          <w:citation/>
        </w:sdtPr>
        <w:sdtContent>
          <w:r w:rsidR="004851C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begin"/>
          </w:r>
          <w:r w:rsidR="004851CA" w:rsidRPr="006A79EC">
            <w:rPr>
              <w:rFonts w:ascii="Times New Roman" w:eastAsia="Times New Roman" w:hAnsi="Times New Roman" w:cs="Times New Roman"/>
              <w:sz w:val="22"/>
              <w:szCs w:val="22"/>
            </w:rPr>
            <w:instrText xml:space="preserve"> CITATION Daw86 \l 1033 </w:instrText>
          </w:r>
          <w:r w:rsidR="004851C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separate"/>
          </w:r>
          <w:r w:rsidR="00B76FB1" w:rsidRPr="006A79EC">
            <w:rPr>
              <w:rFonts w:ascii="Times New Roman" w:eastAsia="Times New Roman" w:hAnsi="Times New Roman" w:cs="Times New Roman"/>
              <w:noProof/>
              <w:sz w:val="22"/>
              <w:szCs w:val="22"/>
            </w:rPr>
            <w:t>(Dawkins 1986)</w:t>
          </w:r>
          <w:r w:rsidR="004851C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end"/>
          </w:r>
        </w:sdtContent>
      </w:sdt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[Dawkins 1985, pag.77]. Systems completely organized where nothing changes (or only following deterministic rules) are </w:t>
      </w:r>
      <w:proofErr w:type="gramStart"/>
      <w:r w:rsidRPr="006A79EC">
        <w:rPr>
          <w:rFonts w:ascii="Times New Roman" w:eastAsia="Times New Roman" w:hAnsi="Times New Roman" w:cs="Times New Roman"/>
          <w:sz w:val="22"/>
          <w:szCs w:val="22"/>
        </w:rPr>
        <w:t>rigid,</w:t>
      </w:r>
      <w:proofErr w:type="gramEnd"/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 they can not adapt enough to environments that can be complex. Systems completely random, by definition, have no memory, so they </w:t>
      </w:r>
      <w:proofErr w:type="gramStart"/>
      <w:r w:rsidRPr="006A79EC">
        <w:rPr>
          <w:rFonts w:ascii="Times New Roman" w:eastAsia="Times New Roman" w:hAnsi="Times New Roman" w:cs="Times New Roman"/>
          <w:sz w:val="22"/>
          <w:szCs w:val="22"/>
        </w:rPr>
        <w:t>can not</w:t>
      </w:r>
      <w:proofErr w:type="gramEnd"/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 learn from similar situations of the past and react appropriately. In an intermediate point are chaotic systems, they can adapt better to any extreme event</w:t>
      </w:r>
      <w:r w:rsidR="006A3B22" w:rsidRPr="006A79E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2"/>
            <w:szCs w:val="22"/>
          </w:rPr>
          <w:id w:val="-38748963"/>
          <w:citation/>
        </w:sdtPr>
        <w:sdtContent>
          <w:r w:rsidR="006A3B22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begin"/>
          </w:r>
          <w:r w:rsidR="006A3B22" w:rsidRPr="006A79EC">
            <w:rPr>
              <w:rFonts w:ascii="Times New Roman" w:eastAsia="Times New Roman" w:hAnsi="Times New Roman" w:cs="Times New Roman"/>
              <w:sz w:val="22"/>
              <w:szCs w:val="22"/>
            </w:rPr>
            <w:instrText xml:space="preserve"> CITATION Lan90 \l 1033 </w:instrText>
          </w:r>
          <w:r w:rsidR="006A3B22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separate"/>
          </w:r>
          <w:r w:rsidR="00B76FB1" w:rsidRPr="006A79EC">
            <w:rPr>
              <w:rFonts w:ascii="Times New Roman" w:eastAsia="Times New Roman" w:hAnsi="Times New Roman" w:cs="Times New Roman"/>
              <w:noProof/>
              <w:sz w:val="22"/>
              <w:szCs w:val="22"/>
            </w:rPr>
            <w:t>(Langton 1990)</w:t>
          </w:r>
          <w:r w:rsidR="006A3B22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end"/>
          </w:r>
        </w:sdtContent>
      </w:sdt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 [Langton 1990] and can generat</w:t>
      </w:r>
      <w:r w:rsidR="0035443A" w:rsidRPr="006A79EC">
        <w:rPr>
          <w:rFonts w:ascii="Times New Roman" w:eastAsia="Times New Roman" w:hAnsi="Times New Roman" w:cs="Times New Roman"/>
          <w:sz w:val="22"/>
          <w:szCs w:val="22"/>
        </w:rPr>
        <w:t xml:space="preserve">e self-organized structures. In </w:t>
      </w:r>
      <w:sdt>
        <w:sdtPr>
          <w:rPr>
            <w:rFonts w:ascii="Times New Roman" w:eastAsia="Times New Roman" w:hAnsi="Times New Roman" w:cs="Times New Roman"/>
            <w:sz w:val="22"/>
            <w:szCs w:val="22"/>
          </w:rPr>
          <w:id w:val="2072379236"/>
          <w:citation/>
        </w:sdtPr>
        <w:sdtContent>
          <w:r w:rsidR="0035443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begin"/>
          </w:r>
          <w:r w:rsidR="0035443A" w:rsidRPr="006A79EC">
            <w:rPr>
              <w:rFonts w:ascii="Times New Roman" w:eastAsia="Times New Roman" w:hAnsi="Times New Roman" w:cs="Times New Roman"/>
              <w:sz w:val="22"/>
              <w:szCs w:val="22"/>
            </w:rPr>
            <w:instrText xml:space="preserve"> CITATION Kau00 \l 1033 </w:instrText>
          </w:r>
          <w:r w:rsidR="0035443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separate"/>
          </w:r>
          <w:r w:rsidR="00B76FB1" w:rsidRPr="006A79EC">
            <w:rPr>
              <w:rFonts w:ascii="Times New Roman" w:eastAsia="Times New Roman" w:hAnsi="Times New Roman" w:cs="Times New Roman"/>
              <w:noProof/>
              <w:sz w:val="22"/>
              <w:szCs w:val="22"/>
            </w:rPr>
            <w:t>(Kauffman 2000)</w:t>
          </w:r>
          <w:r w:rsidR="0035443A" w:rsidRPr="006A79EC">
            <w:rPr>
              <w:rFonts w:ascii="Times New Roman" w:eastAsia="Times New Roman" w:hAnsi="Times New Roman" w:cs="Times New Roman"/>
              <w:sz w:val="22"/>
              <w:szCs w:val="22"/>
            </w:rPr>
            <w:fldChar w:fldCharType="end"/>
          </w:r>
        </w:sdtContent>
      </w:sdt>
      <w:r w:rsidR="0035443A" w:rsidRPr="006A79E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6A79EC">
        <w:rPr>
          <w:rFonts w:ascii="Times New Roman" w:eastAsia="Times New Roman" w:hAnsi="Times New Roman" w:cs="Times New Roman"/>
          <w:sz w:val="22"/>
          <w:szCs w:val="22"/>
        </w:rPr>
        <w:t>[Kauffmann 2000]</w:t>
      </w:r>
      <w:ins w:id="22" w:author="stackbuilders" w:date="2014-09-26T16:02:00Z">
        <w:r w:rsidRPr="006A79EC">
          <w:rPr>
            <w:rFonts w:ascii="Times New Roman" w:eastAsia="Times New Roman" w:hAnsi="Times New Roman" w:cs="Times New Roman"/>
            <w:sz w:val="22"/>
            <w:szCs w:val="22"/>
          </w:rPr>
          <w:t xml:space="preserve"> </w:t>
        </w:r>
      </w:ins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is mentioned that the universe’s complexity is due to it is not </w:t>
      </w:r>
      <w:proofErr w:type="spellStart"/>
      <w:r w:rsidRPr="006A79EC">
        <w:rPr>
          <w:rFonts w:ascii="Times New Roman" w:eastAsia="Times New Roman" w:hAnsi="Times New Roman" w:cs="Times New Roman"/>
          <w:sz w:val="22"/>
          <w:szCs w:val="22"/>
        </w:rPr>
        <w:t>ergodic</w:t>
      </w:r>
      <w:proofErr w:type="spellEnd"/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6A79EC">
        <w:rPr>
          <w:rFonts w:ascii="Times New Roman" w:eastAsia="Times New Roman" w:hAnsi="Times New Roman" w:cs="Times New Roman"/>
          <w:sz w:val="22"/>
          <w:szCs w:val="22"/>
        </w:rPr>
        <w:t>ie</w:t>
      </w:r>
      <w:proofErr w:type="spellEnd"/>
      <w:r w:rsidRPr="006A79EC">
        <w:rPr>
          <w:rFonts w:ascii="Times New Roman" w:eastAsia="Times New Roman" w:hAnsi="Times New Roman" w:cs="Times New Roman"/>
          <w:sz w:val="22"/>
          <w:szCs w:val="22"/>
        </w:rPr>
        <w:t>,</w:t>
      </w:r>
      <w:proofErr w:type="gramEnd"/>
      <w:r w:rsidRPr="006A79EC">
        <w:rPr>
          <w:rFonts w:ascii="Times New Roman" w:eastAsia="Times New Roman" w:hAnsi="Times New Roman" w:cs="Times New Roman"/>
          <w:sz w:val="22"/>
          <w:szCs w:val="22"/>
        </w:rPr>
        <w:t xml:space="preserve"> all the configurations have not been explored. This could be the explanation for the loss of small world phenomenon when time units in the simulation are too large.</w:t>
      </w:r>
    </w:p>
    <w:p w14:paraId="1C479A1C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01EFD8A0" w14:textId="3DF630B3" w:rsidR="0067633B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>We understand wiki systems as a cumulative process, where</w:t>
      </w:r>
      <w:r w:rsidR="00182CD6" w:rsidRPr="006A79EC">
        <w:rPr>
          <w:rFonts w:ascii="Times New Roman" w:hAnsi="Times New Roman" w:cs="Times New Roman"/>
        </w:rPr>
        <w:t>by</w:t>
      </w:r>
      <w:r w:rsidRPr="006A79EC">
        <w:rPr>
          <w:rFonts w:ascii="Times New Roman" w:hAnsi="Times New Roman" w:cs="Times New Roman"/>
        </w:rPr>
        <w:t xml:space="preserve"> the accumulation of editions go</w:t>
      </w:r>
      <w:r w:rsidR="00182CD6" w:rsidRPr="006A79EC">
        <w:rPr>
          <w:rFonts w:ascii="Times New Roman" w:hAnsi="Times New Roman" w:cs="Times New Roman"/>
        </w:rPr>
        <w:t>es</w:t>
      </w:r>
      <w:r w:rsidRPr="006A79EC">
        <w:rPr>
          <w:rFonts w:ascii="Times New Roman" w:hAnsi="Times New Roman" w:cs="Times New Roman"/>
        </w:rPr>
        <w:t xml:space="preserve"> to</w:t>
      </w:r>
      <w:r w:rsidR="00182CD6" w:rsidRPr="006A79EC">
        <w:rPr>
          <w:rFonts w:ascii="Times New Roman" w:hAnsi="Times New Roman" w:cs="Times New Roman"/>
        </w:rPr>
        <w:t>wards</w:t>
      </w:r>
      <w:r w:rsidRPr="006A79EC">
        <w:rPr>
          <w:rFonts w:ascii="Times New Roman" w:hAnsi="Times New Roman" w:cs="Times New Roman"/>
        </w:rPr>
        <w:t xml:space="preserve">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development </w:t>
      </w:r>
      <w:r w:rsidR="00182CD6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 xml:space="preserve">wiki pages. Thus,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more editions </w:t>
      </w:r>
      <w:r w:rsidR="00182CD6" w:rsidRPr="006A79EC">
        <w:rPr>
          <w:rFonts w:ascii="Times New Roman" w:hAnsi="Times New Roman" w:cs="Times New Roman"/>
        </w:rPr>
        <w:t xml:space="preserve">there are, the </w:t>
      </w:r>
      <w:r w:rsidRPr="006A79EC">
        <w:rPr>
          <w:rFonts w:ascii="Times New Roman" w:hAnsi="Times New Roman" w:cs="Times New Roman"/>
        </w:rPr>
        <w:t>better</w:t>
      </w:r>
      <w:r w:rsidR="00182CD6" w:rsidRPr="006A79EC">
        <w:rPr>
          <w:rFonts w:ascii="Times New Roman" w:hAnsi="Times New Roman" w:cs="Times New Roman"/>
        </w:rPr>
        <w:t xml:space="preserve"> the</w:t>
      </w:r>
      <w:r w:rsidRPr="006A79EC">
        <w:rPr>
          <w:rFonts w:ascii="Times New Roman" w:hAnsi="Times New Roman" w:cs="Times New Roman"/>
        </w:rPr>
        <w:t xml:space="preserve"> wiki page (more visible, more votes </w:t>
      </w:r>
      <w:r w:rsidR="00182CD6" w:rsidRPr="006A79EC">
        <w:rPr>
          <w:rFonts w:ascii="Times New Roman" w:hAnsi="Times New Roman" w:cs="Times New Roman"/>
        </w:rPr>
        <w:t>and/</w:t>
      </w:r>
      <w:r w:rsidRPr="006A79EC">
        <w:rPr>
          <w:rFonts w:ascii="Times New Roman" w:hAnsi="Times New Roman" w:cs="Times New Roman"/>
        </w:rPr>
        <w:t>or more edited</w:t>
      </w:r>
      <w:r w:rsidR="004076BD" w:rsidRPr="006A79EC">
        <w:rPr>
          <w:rFonts w:ascii="Times New Roman" w:hAnsi="Times New Roman" w:cs="Times New Roman"/>
        </w:rPr>
        <w:t>); furthermore,</w:t>
      </w:r>
      <w:r w:rsidRPr="006A79EC">
        <w:rPr>
          <w:rFonts w:ascii="Times New Roman" w:hAnsi="Times New Roman" w:cs="Times New Roman"/>
        </w:rPr>
        <w:t xml:space="preserve">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more editions </w:t>
      </w:r>
      <w:r w:rsidR="00182CD6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>wiki page receive</w:t>
      </w:r>
      <w:r w:rsidR="004076BD" w:rsidRPr="006A79EC">
        <w:rPr>
          <w:rFonts w:ascii="Times New Roman" w:hAnsi="Times New Roman" w:cs="Times New Roman"/>
        </w:rPr>
        <w:t>s</w:t>
      </w:r>
      <w:r w:rsidR="00182CD6" w:rsidRPr="006A79EC">
        <w:rPr>
          <w:rFonts w:ascii="Times New Roman" w:hAnsi="Times New Roman" w:cs="Times New Roman"/>
        </w:rPr>
        <w:t xml:space="preserve">, the </w:t>
      </w:r>
      <w:r w:rsidRPr="006A79EC">
        <w:rPr>
          <w:rFonts w:ascii="Times New Roman" w:hAnsi="Times New Roman" w:cs="Times New Roman"/>
        </w:rPr>
        <w:t xml:space="preserve">more editions </w:t>
      </w:r>
      <w:r w:rsidR="00182CD6" w:rsidRPr="006A79EC">
        <w:rPr>
          <w:rFonts w:ascii="Times New Roman" w:hAnsi="Times New Roman" w:cs="Times New Roman"/>
        </w:rPr>
        <w:t xml:space="preserve">it is likely to receive </w:t>
      </w:r>
      <w:r w:rsidRPr="006A79EC">
        <w:rPr>
          <w:rFonts w:ascii="Times New Roman" w:hAnsi="Times New Roman" w:cs="Times New Roman"/>
        </w:rPr>
        <w:t>in the future. This simple reinforcement cycle of the wiki system transform</w:t>
      </w:r>
      <w:r w:rsidR="00182CD6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a random network into a small world network of co-author</w:t>
      </w:r>
      <w:r w:rsidR="00182CD6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or co-editors. The model presented </w:t>
      </w:r>
      <w:r w:rsidR="00182CD6" w:rsidRPr="006A79EC">
        <w:rPr>
          <w:rFonts w:ascii="Times New Roman" w:hAnsi="Times New Roman" w:cs="Times New Roman"/>
        </w:rPr>
        <w:t xml:space="preserve">here </w:t>
      </w:r>
      <w:r w:rsidRPr="006A79EC">
        <w:rPr>
          <w:rFonts w:ascii="Times New Roman" w:hAnsi="Times New Roman" w:cs="Times New Roman"/>
        </w:rPr>
        <w:t xml:space="preserve">is </w:t>
      </w:r>
      <w:r w:rsidR="004076BD" w:rsidRPr="006A79EC">
        <w:rPr>
          <w:rFonts w:ascii="Times New Roman" w:hAnsi="Times New Roman" w:cs="Times New Roman"/>
        </w:rPr>
        <w:t xml:space="preserve">thus </w:t>
      </w:r>
      <w:r w:rsidRPr="006A79EC">
        <w:rPr>
          <w:rFonts w:ascii="Times New Roman" w:hAnsi="Times New Roman" w:cs="Times New Roman"/>
        </w:rPr>
        <w:t>a</w:t>
      </w:r>
      <w:r w:rsidR="003B0904" w:rsidRPr="006A79EC">
        <w:rPr>
          <w:rFonts w:ascii="Times New Roman" w:hAnsi="Times New Roman" w:cs="Times New Roman"/>
        </w:rPr>
        <w:t>c</w:t>
      </w:r>
      <w:r w:rsidRPr="006A79EC">
        <w:rPr>
          <w:rFonts w:ascii="Times New Roman" w:hAnsi="Times New Roman" w:cs="Times New Roman"/>
        </w:rPr>
        <w:t xml:space="preserve">cumulative system, where </w:t>
      </w:r>
      <w:r w:rsidR="00C37BB2" w:rsidRPr="006A79EC">
        <w:rPr>
          <w:rFonts w:ascii="Times New Roman" w:hAnsi="Times New Roman" w:cs="Times New Roman"/>
        </w:rPr>
        <w:t>there is no loss of information</w:t>
      </w:r>
      <w:r w:rsidRPr="006A79EC">
        <w:rPr>
          <w:rFonts w:ascii="Times New Roman" w:hAnsi="Times New Roman" w:cs="Times New Roman"/>
        </w:rPr>
        <w:t xml:space="preserve"> (no loss of </w:t>
      </w:r>
      <w:r w:rsidR="00C37BB2" w:rsidRPr="006A79EC">
        <w:rPr>
          <w:rFonts w:ascii="Times New Roman" w:hAnsi="Times New Roman" w:cs="Times New Roman"/>
        </w:rPr>
        <w:t xml:space="preserve">nodes or </w:t>
      </w:r>
      <w:r w:rsidRPr="006A79EC">
        <w:rPr>
          <w:rFonts w:ascii="Times New Roman" w:hAnsi="Times New Roman" w:cs="Times New Roman"/>
        </w:rPr>
        <w:t>edges).</w:t>
      </w:r>
      <w:r w:rsidR="00C37BB2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 xml:space="preserve">It is proposed </w:t>
      </w:r>
      <w:r w:rsidR="00182CD6" w:rsidRPr="006A79EC">
        <w:rPr>
          <w:rFonts w:ascii="Times New Roman" w:hAnsi="Times New Roman" w:cs="Times New Roman"/>
        </w:rPr>
        <w:t xml:space="preserve">that </w:t>
      </w:r>
      <w:r w:rsidR="003B0904" w:rsidRPr="006A79EC">
        <w:rPr>
          <w:rFonts w:ascii="Times New Roman" w:hAnsi="Times New Roman" w:cs="Times New Roman"/>
        </w:rPr>
        <w:t>as</w:t>
      </w:r>
      <w:r w:rsidR="00182CD6" w:rsidRPr="006A79EC">
        <w:rPr>
          <w:rFonts w:ascii="Times New Roman" w:hAnsi="Times New Roman" w:cs="Times New Roman"/>
        </w:rPr>
        <w:t xml:space="preserve"> </w:t>
      </w:r>
      <w:r w:rsidRPr="006A79EC">
        <w:rPr>
          <w:rFonts w:ascii="Times New Roman" w:hAnsi="Times New Roman" w:cs="Times New Roman"/>
        </w:rPr>
        <w:t>future work</w:t>
      </w:r>
      <w:r w:rsidR="003B0904" w:rsidRPr="006A79EC">
        <w:rPr>
          <w:rFonts w:ascii="Times New Roman" w:hAnsi="Times New Roman" w:cs="Times New Roman"/>
        </w:rPr>
        <w:t xml:space="preserve"> the examination of a system less accumulative</w:t>
      </w:r>
      <w:r w:rsidRPr="006A79EC">
        <w:rPr>
          <w:rFonts w:ascii="Times New Roman" w:hAnsi="Times New Roman" w:cs="Times New Roman"/>
        </w:rPr>
        <w:t>.</w:t>
      </w:r>
    </w:p>
    <w:p w14:paraId="69562B4B" w14:textId="77777777" w:rsidR="0067633B" w:rsidRPr="006A79EC" w:rsidRDefault="0067633B" w:rsidP="006A79EC">
      <w:pPr>
        <w:jc w:val="both"/>
        <w:rPr>
          <w:rFonts w:ascii="Times New Roman" w:hAnsi="Times New Roman" w:cs="Times New Roman"/>
        </w:rPr>
      </w:pPr>
    </w:p>
    <w:p w14:paraId="7A90C273" w14:textId="0904D015" w:rsidR="00975CF6" w:rsidRPr="006A79EC" w:rsidRDefault="0079634F" w:rsidP="006A79EC">
      <w:pPr>
        <w:jc w:val="both"/>
        <w:rPr>
          <w:rFonts w:ascii="Times New Roman" w:hAnsi="Times New Roman" w:cs="Times New Roman"/>
        </w:rPr>
      </w:pPr>
      <w:r w:rsidRPr="006A79EC">
        <w:rPr>
          <w:rFonts w:ascii="Times New Roman" w:hAnsi="Times New Roman" w:cs="Times New Roman"/>
        </w:rPr>
        <w:t xml:space="preserve">To better understand collective intelligence, we propose </w:t>
      </w:r>
      <w:r w:rsidR="00FD199C" w:rsidRPr="006A79EC">
        <w:rPr>
          <w:rFonts w:ascii="Times New Roman" w:hAnsi="Times New Roman" w:cs="Times New Roman"/>
        </w:rPr>
        <w:t>that future work focuses on</w:t>
      </w:r>
      <w:r w:rsidR="00FD199C" w:rsidRPr="006A79EC" w:rsidDel="004076BD">
        <w:rPr>
          <w:rFonts w:ascii="Times New Roman" w:hAnsi="Times New Roman" w:cs="Times New Roman"/>
        </w:rPr>
        <w:t xml:space="preserve"> </w:t>
      </w:r>
      <w:r w:rsidR="00182CD6" w:rsidRPr="006A79EC">
        <w:rPr>
          <w:rFonts w:ascii="Times New Roman" w:hAnsi="Times New Roman" w:cs="Times New Roman"/>
        </w:rPr>
        <w:t xml:space="preserve">the </w:t>
      </w:r>
      <w:r w:rsidR="00CE5EAA" w:rsidRPr="006A79EC">
        <w:rPr>
          <w:rFonts w:ascii="Times New Roman" w:hAnsi="Times New Roman" w:cs="Times New Roman"/>
        </w:rPr>
        <w:t>in-</w:t>
      </w:r>
      <w:r w:rsidR="00182CD6" w:rsidRPr="006A79EC">
        <w:rPr>
          <w:rFonts w:ascii="Times New Roman" w:hAnsi="Times New Roman" w:cs="Times New Roman"/>
        </w:rPr>
        <w:t xml:space="preserve">depth </w:t>
      </w:r>
      <w:r w:rsidRPr="006A79EC">
        <w:rPr>
          <w:rFonts w:ascii="Times New Roman" w:hAnsi="Times New Roman" w:cs="Times New Roman"/>
        </w:rPr>
        <w:t xml:space="preserve">study </w:t>
      </w:r>
      <w:r w:rsidR="00182CD6" w:rsidRPr="006A79EC">
        <w:rPr>
          <w:rFonts w:ascii="Times New Roman" w:hAnsi="Times New Roman" w:cs="Times New Roman"/>
        </w:rPr>
        <w:t xml:space="preserve">of </w:t>
      </w:r>
      <w:r w:rsidRPr="006A79EC">
        <w:rPr>
          <w:rFonts w:ascii="Times New Roman" w:hAnsi="Times New Roman" w:cs="Times New Roman"/>
        </w:rPr>
        <w:t xml:space="preserve">the proposed model </w:t>
      </w:r>
      <w:r w:rsidR="00182CD6" w:rsidRPr="006A79EC">
        <w:rPr>
          <w:rFonts w:ascii="Times New Roman" w:hAnsi="Times New Roman" w:cs="Times New Roman"/>
        </w:rPr>
        <w:t>as</w:t>
      </w:r>
      <w:r w:rsidRPr="006A79EC">
        <w:rPr>
          <w:rFonts w:ascii="Times New Roman" w:hAnsi="Times New Roman" w:cs="Times New Roman"/>
        </w:rPr>
        <w:t xml:space="preserve"> </w:t>
      </w:r>
      <w:r w:rsidR="00182CD6" w:rsidRPr="006A79EC">
        <w:rPr>
          <w:rFonts w:ascii="Times New Roman" w:hAnsi="Times New Roman" w:cs="Times New Roman"/>
        </w:rPr>
        <w:t xml:space="preserve">well as </w:t>
      </w:r>
      <w:r w:rsidRPr="006A79EC">
        <w:rPr>
          <w:rFonts w:ascii="Times New Roman" w:hAnsi="Times New Roman" w:cs="Times New Roman"/>
        </w:rPr>
        <w:t>other system</w:t>
      </w:r>
      <w:r w:rsidR="00182CD6" w:rsidRPr="006A79EC">
        <w:rPr>
          <w:rFonts w:ascii="Times New Roman" w:hAnsi="Times New Roman" w:cs="Times New Roman"/>
        </w:rPr>
        <w:t>s</w:t>
      </w:r>
      <w:r w:rsidRPr="006A79EC">
        <w:rPr>
          <w:rFonts w:ascii="Times New Roman" w:hAnsi="Times New Roman" w:cs="Times New Roman"/>
        </w:rPr>
        <w:t xml:space="preserve"> such as </w:t>
      </w:r>
      <w:r w:rsidR="00182CD6" w:rsidRPr="006A79EC">
        <w:rPr>
          <w:rFonts w:ascii="Times New Roman" w:hAnsi="Times New Roman" w:cs="Times New Roman"/>
        </w:rPr>
        <w:t>W</w:t>
      </w:r>
      <w:r w:rsidRPr="006A79EC">
        <w:rPr>
          <w:rFonts w:ascii="Times New Roman" w:hAnsi="Times New Roman" w:cs="Times New Roman"/>
        </w:rPr>
        <w:t xml:space="preserve">ikipedia or collective software projects. At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 xml:space="preserve">same time, </w:t>
      </w:r>
      <w:r w:rsidR="004076BD" w:rsidRPr="006A79EC">
        <w:rPr>
          <w:rFonts w:ascii="Times New Roman" w:hAnsi="Times New Roman" w:cs="Times New Roman"/>
        </w:rPr>
        <w:t>in</w:t>
      </w:r>
      <w:r w:rsidR="00182CD6" w:rsidRPr="006A79EC">
        <w:rPr>
          <w:rFonts w:ascii="Times New Roman" w:hAnsi="Times New Roman" w:cs="Times New Roman"/>
        </w:rPr>
        <w:t xml:space="preserve"> future work </w:t>
      </w:r>
      <w:r w:rsidRPr="006A79EC">
        <w:rPr>
          <w:rFonts w:ascii="Times New Roman" w:hAnsi="Times New Roman" w:cs="Times New Roman"/>
        </w:rPr>
        <w:t xml:space="preserve">a distribution of </w:t>
      </w:r>
      <w:proofErr w:type="gramStart"/>
      <w:r w:rsidRPr="006A79EC">
        <w:rPr>
          <w:rFonts w:ascii="Times New Roman" w:hAnsi="Times New Roman" w:cs="Times New Roman"/>
        </w:rPr>
        <w:t>k</w:t>
      </w:r>
      <w:proofErr w:type="gramEnd"/>
      <w:r w:rsidRPr="006A79EC">
        <w:rPr>
          <w:rFonts w:ascii="Times New Roman" w:hAnsi="Times New Roman" w:cs="Times New Roman"/>
        </w:rPr>
        <w:t xml:space="preserve"> as </w:t>
      </w:r>
      <w:r w:rsidR="00182CD6" w:rsidRPr="006A79EC">
        <w:rPr>
          <w:rFonts w:ascii="Times New Roman" w:hAnsi="Times New Roman" w:cs="Times New Roman"/>
        </w:rPr>
        <w:t xml:space="preserve">a </w:t>
      </w:r>
      <w:r w:rsidRPr="006A79EC">
        <w:rPr>
          <w:rFonts w:ascii="Times New Roman" w:hAnsi="Times New Roman" w:cs="Times New Roman"/>
        </w:rPr>
        <w:t xml:space="preserve">parameter of the model and </w:t>
      </w:r>
      <w:r w:rsidR="00182CD6" w:rsidRPr="006A79EC">
        <w:rPr>
          <w:rFonts w:ascii="Times New Roman" w:hAnsi="Times New Roman" w:cs="Times New Roman"/>
        </w:rPr>
        <w:t xml:space="preserve">the </w:t>
      </w:r>
      <w:r w:rsidRPr="006A79EC">
        <w:rPr>
          <w:rFonts w:ascii="Times New Roman" w:hAnsi="Times New Roman" w:cs="Times New Roman"/>
        </w:rPr>
        <w:t>comput</w:t>
      </w:r>
      <w:r w:rsidR="00182CD6" w:rsidRPr="006A79EC">
        <w:rPr>
          <w:rFonts w:ascii="Times New Roman" w:hAnsi="Times New Roman" w:cs="Times New Roman"/>
        </w:rPr>
        <w:t>ation of</w:t>
      </w:r>
      <w:r w:rsidRPr="006A79EC">
        <w:rPr>
          <w:rFonts w:ascii="Times New Roman" w:hAnsi="Times New Roman" w:cs="Times New Roman"/>
        </w:rPr>
        <w:t xml:space="preserve"> other measurements </w:t>
      </w:r>
      <w:r w:rsidR="00182CD6" w:rsidRPr="006A79EC">
        <w:rPr>
          <w:rFonts w:ascii="Times New Roman" w:hAnsi="Times New Roman" w:cs="Times New Roman"/>
        </w:rPr>
        <w:t xml:space="preserve">to do with </w:t>
      </w:r>
      <w:r w:rsidRPr="006A79EC">
        <w:rPr>
          <w:rFonts w:ascii="Times New Roman" w:hAnsi="Times New Roman" w:cs="Times New Roman"/>
        </w:rPr>
        <w:t>resilience and robustness</w:t>
      </w:r>
      <w:r w:rsidR="004076BD" w:rsidRPr="006A79EC">
        <w:rPr>
          <w:rFonts w:ascii="Times New Roman" w:hAnsi="Times New Roman" w:cs="Times New Roman"/>
        </w:rPr>
        <w:t xml:space="preserve"> should also be made use of</w:t>
      </w:r>
      <w:r w:rsidRPr="006A79EC">
        <w:rPr>
          <w:rFonts w:ascii="Times New Roman" w:hAnsi="Times New Roman" w:cs="Times New Roman"/>
        </w:rPr>
        <w:t>.</w:t>
      </w:r>
    </w:p>
    <w:p w14:paraId="0E0937CE" w14:textId="0E8F9544" w:rsidR="00F33179" w:rsidRPr="00FA6E49" w:rsidRDefault="00F33179" w:rsidP="006A79EC">
      <w:pPr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="Times New Roman" w:eastAsia="Arial" w:hAnsi="Times New Roman" w:cs="Times New Roman"/>
          <w:sz w:val="22"/>
        </w:rPr>
        <w:id w:val="-1452474739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5E79D667" w14:textId="102F883D" w:rsidR="00F33179" w:rsidRPr="00FA6E49" w:rsidRDefault="00F33179" w:rsidP="00FA6E49">
          <w:pPr>
            <w:pStyle w:val="Heading1"/>
            <w:spacing w:before="40" w:after="40" w:line="276" w:lineRule="auto"/>
            <w:contextualSpacing w:val="0"/>
            <w:jc w:val="both"/>
            <w:rPr>
              <w:rFonts w:ascii="Times New Roman" w:hAnsi="Times New Roman" w:cs="Times New Roman"/>
              <w:b/>
            </w:rPr>
          </w:pPr>
          <w:r w:rsidRPr="00FA6E49">
            <w:rPr>
              <w:rFonts w:ascii="Times New Roman" w:hAnsi="Times New Roman" w:cs="Times New Roman"/>
              <w:b/>
            </w:rPr>
            <w:t>References</w:t>
          </w:r>
        </w:p>
        <w:p w14:paraId="4F625681" w14:textId="77777777" w:rsidR="00FA6E49" w:rsidRDefault="00FA6E4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</w:p>
        <w:p w14:paraId="25824EFA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Barrat, A, Barthelemy, M &amp; Vespignani, A 2012,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Dynamical Processes on Complex Networks</w:t>
          </w:r>
          <w:r w:rsidRPr="006A79EC">
            <w:rPr>
              <w:rFonts w:ascii="Times New Roman" w:hAnsi="Times New Roman" w:cs="Times New Roman"/>
              <w:noProof/>
            </w:rPr>
            <w:t>, Cambridge University Press, Cambridge.</w:t>
          </w:r>
        </w:p>
        <w:p w14:paraId="131C8DF0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Dawkins, R 1986,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The blind watchmaker</w:t>
          </w:r>
          <w:r w:rsidRPr="006A79EC">
            <w:rPr>
              <w:rFonts w:ascii="Times New Roman" w:hAnsi="Times New Roman" w:cs="Times New Roman"/>
              <w:noProof/>
            </w:rPr>
            <w:t>, New York, Norton.</w:t>
          </w:r>
        </w:p>
        <w:p w14:paraId="497DDDBE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Dorogovtsev, SN &amp; Mendes, JF 2013,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Evolution of networks: From biological nets to the Internet and WWW</w:t>
          </w:r>
          <w:r w:rsidRPr="006A79EC">
            <w:rPr>
              <w:rFonts w:ascii="Times New Roman" w:hAnsi="Times New Roman" w:cs="Times New Roman"/>
              <w:noProof/>
            </w:rPr>
            <w:t>, Oxford University Press, New York, NY.</w:t>
          </w:r>
        </w:p>
        <w:p w14:paraId="7CB0ACA5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Erdős, P &amp; Rényi, A 1959, 'On random graphs I',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Publicationes Mathematicae Debrecen</w:t>
          </w:r>
          <w:r w:rsidRPr="006A79EC">
            <w:rPr>
              <w:rFonts w:ascii="Times New Roman" w:hAnsi="Times New Roman" w:cs="Times New Roman"/>
              <w:noProof/>
            </w:rPr>
            <w:t>, vol 6, pp. 290-297.</w:t>
          </w:r>
        </w:p>
        <w:p w14:paraId="20DC21FE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lastRenderedPageBreak/>
            <w:t xml:space="preserve">Flake, GW 1998,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The computational beauty of nature: computer explorations of fractals, chaos, complex systems, and adaptation</w:t>
          </w:r>
          <w:r w:rsidRPr="006A79EC">
            <w:rPr>
              <w:rFonts w:ascii="Times New Roman" w:hAnsi="Times New Roman" w:cs="Times New Roman"/>
              <w:noProof/>
            </w:rPr>
            <w:t>, MIT Press, Cambridge.</w:t>
          </w:r>
        </w:p>
        <w:p w14:paraId="3810BE0D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>Heylighen, F 2013, 'Self-organization in Communicating Groups: the emergence of coordination, shared references and collective intelligence', Springer Berlin Heidelberg, Berlin.</w:t>
          </w:r>
        </w:p>
        <w:p w14:paraId="7557DC13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Kauffman, SA 2000,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Investigations</w:t>
          </w:r>
          <w:r w:rsidRPr="006A79EC">
            <w:rPr>
              <w:rFonts w:ascii="Times New Roman" w:hAnsi="Times New Roman" w:cs="Times New Roman"/>
              <w:noProof/>
            </w:rPr>
            <w:t>, Oxford University Press, USA.</w:t>
          </w:r>
        </w:p>
        <w:p w14:paraId="46A2BF8F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Langton, CG 1990, 'Computation at the Edge of Chaos: Phase Transitions and Emergent Computation',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ninth annual international conference of the Center for Nonlinear Studies on Self-organizing, Collective, and Cooperative Phenomena in Natural and Artificial Computing Networks on Emergent computation</w:t>
          </w:r>
          <w:r w:rsidRPr="006A79EC">
            <w:rPr>
              <w:rFonts w:ascii="Times New Roman" w:hAnsi="Times New Roman" w:cs="Times New Roman"/>
              <w:noProof/>
            </w:rPr>
            <w:t>, Phys. D In CNLS.</w:t>
          </w:r>
        </w:p>
        <w:p w14:paraId="6C9BB820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Lévy, P 1994,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L'intelligence collective: pour une anthropologie du cyberspace</w:t>
          </w:r>
          <w:r w:rsidRPr="006A79EC">
            <w:rPr>
              <w:rFonts w:ascii="Times New Roman" w:hAnsi="Times New Roman" w:cs="Times New Roman"/>
              <w:noProof/>
            </w:rPr>
            <w:t>, La Découverte, Paris.</w:t>
          </w:r>
        </w:p>
        <w:p w14:paraId="2CF38209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Merton, RK 1968, 'The Matthew effect in science',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Science</w:t>
          </w:r>
          <w:r w:rsidRPr="006A79EC">
            <w:rPr>
              <w:rFonts w:ascii="Times New Roman" w:hAnsi="Times New Roman" w:cs="Times New Roman"/>
              <w:noProof/>
            </w:rPr>
            <w:t>, vol 159, no. 3810, pp. 56--63.</w:t>
          </w:r>
        </w:p>
        <w:p w14:paraId="14D06804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Pór, G 1995, 'The quest for collective intelligence',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Community building: Renewing spirit and learning in business</w:t>
          </w:r>
          <w:r w:rsidRPr="006A79EC">
            <w:rPr>
              <w:rFonts w:ascii="Times New Roman" w:hAnsi="Times New Roman" w:cs="Times New Roman"/>
              <w:noProof/>
            </w:rPr>
            <w:t>, pp. 271-280.</w:t>
          </w:r>
        </w:p>
        <w:p w14:paraId="1A3325A4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R Chialvo, D 2004, 'Critical brain networks',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Physica A: Statistical Mechanics and its Applications</w:t>
          </w:r>
          <w:r w:rsidRPr="006A79EC">
            <w:rPr>
              <w:rFonts w:ascii="Times New Roman" w:hAnsi="Times New Roman" w:cs="Times New Roman"/>
              <w:noProof/>
            </w:rPr>
            <w:t>, vol 340, no. 4, pp. 756-765.</w:t>
          </w:r>
        </w:p>
        <w:p w14:paraId="3737C34B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Sornette, D 2006,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Critical phenomena in natural sciences: chaos, fractals, selforganization and disorder: concepts and tools</w:t>
          </w:r>
          <w:r w:rsidRPr="006A79EC">
            <w:rPr>
              <w:rFonts w:ascii="Times New Roman" w:hAnsi="Times New Roman" w:cs="Times New Roman"/>
              <w:noProof/>
            </w:rPr>
            <w:t>, Springer Science &amp; Business, Berlin.</w:t>
          </w:r>
        </w:p>
        <w:p w14:paraId="714BEF5B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Tang, C &amp; Bak, P 1988, 'Critical exponents and scaling relations for self-organized critical phenomena',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Physical Review Letters</w:t>
          </w:r>
          <w:r w:rsidRPr="006A79EC">
            <w:rPr>
              <w:rFonts w:ascii="Times New Roman" w:hAnsi="Times New Roman" w:cs="Times New Roman"/>
              <w:noProof/>
            </w:rPr>
            <w:t>, vol 60, no. 23, pp. 2347–2350.</w:t>
          </w:r>
        </w:p>
        <w:p w14:paraId="092A7178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>Watts, DJ &amp; Strogatz, SH 1998, 'Collective dynamics of'small-world'net</w:t>
          </w:r>
          <w:bookmarkStart w:id="23" w:name="_GoBack"/>
          <w:bookmarkEnd w:id="23"/>
          <w:r w:rsidRPr="006A79EC">
            <w:rPr>
              <w:rFonts w:ascii="Times New Roman" w:hAnsi="Times New Roman" w:cs="Times New Roman"/>
              <w:noProof/>
            </w:rPr>
            <w:t xml:space="preserve">works',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Nature</w:t>
          </w:r>
          <w:r w:rsidRPr="006A79EC">
            <w:rPr>
              <w:rFonts w:ascii="Times New Roman" w:hAnsi="Times New Roman" w:cs="Times New Roman"/>
              <w:noProof/>
            </w:rPr>
            <w:t>, vol 393, no. 6684, pp. 409-10.</w:t>
          </w:r>
        </w:p>
        <w:p w14:paraId="3C4FC25D" w14:textId="493A426C" w:rsidR="00F33179" w:rsidRPr="00E12D88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  <w:color w:val="auto"/>
            </w:rPr>
          </w:pPr>
          <w:r w:rsidRPr="00E12D88">
            <w:rPr>
              <w:rFonts w:ascii="Times New Roman" w:hAnsi="Times New Roman" w:cs="Times New Roman"/>
              <w:noProof/>
              <w:color w:val="auto"/>
            </w:rPr>
            <w:t xml:space="preserve">Wilensky, U 1999, </w:t>
          </w:r>
          <w:r w:rsidRPr="00E12D88">
            <w:rPr>
              <w:rFonts w:ascii="Times New Roman" w:hAnsi="Times New Roman" w:cs="Times New Roman"/>
              <w:i/>
              <w:iCs/>
              <w:noProof/>
              <w:color w:val="auto"/>
            </w:rPr>
            <w:t>NetLogo</w:t>
          </w:r>
          <w:r w:rsidRPr="00E12D88">
            <w:rPr>
              <w:rFonts w:ascii="Times New Roman" w:hAnsi="Times New Roman" w:cs="Times New Roman"/>
              <w:noProof/>
              <w:color w:val="auto"/>
            </w:rPr>
            <w:t xml:space="preserve">, </w:t>
          </w:r>
          <w:r w:rsidRPr="00E12D88">
            <w:rPr>
              <w:rStyle w:val="Hyperlink"/>
              <w:rFonts w:ascii="Times New Roman" w:hAnsi="Times New Roman" w:cs="Times New Roman"/>
              <w:noProof/>
              <w:color w:val="auto"/>
              <w:u w:val="none"/>
            </w:rPr>
            <w:t>http://ccl.northwestern.edu/netlogo/</w:t>
          </w:r>
          <w:r w:rsidRPr="00E12D88">
            <w:rPr>
              <w:rFonts w:ascii="Times New Roman" w:hAnsi="Times New Roman" w:cs="Times New Roman"/>
              <w:noProof/>
              <w:color w:val="auto"/>
            </w:rPr>
            <w:t>, Center for Connected Learning and Computer-Based Modeling, Northwestern University. Evanston, IL.</w:t>
          </w:r>
        </w:p>
        <w:p w14:paraId="5AE04559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Wolfram Research, Inc. 2012,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Mathematica</w:t>
          </w:r>
          <w:r w:rsidRPr="006A79EC">
            <w:rPr>
              <w:rFonts w:ascii="Times New Roman" w:hAnsi="Times New Roman" w:cs="Times New Roman"/>
              <w:noProof/>
            </w:rPr>
            <w:t>, 90th edn, Wolfram Research, Inc., Champaign, Illinois.</w:t>
          </w:r>
        </w:p>
        <w:p w14:paraId="68D13FD2" w14:textId="77777777" w:rsidR="00F33179" w:rsidRPr="006A79EC" w:rsidRDefault="00F33179" w:rsidP="00FA6E49">
          <w:pPr>
            <w:pStyle w:val="Bibliography"/>
            <w:spacing w:before="40" w:after="40"/>
            <w:ind w:left="720" w:hanging="720"/>
            <w:jc w:val="both"/>
            <w:rPr>
              <w:rFonts w:ascii="Times New Roman" w:hAnsi="Times New Roman" w:cs="Times New Roman"/>
              <w:noProof/>
            </w:rPr>
          </w:pPr>
          <w:r w:rsidRPr="006A79EC">
            <w:rPr>
              <w:rFonts w:ascii="Times New Roman" w:hAnsi="Times New Roman" w:cs="Times New Roman"/>
              <w:noProof/>
            </w:rPr>
            <w:t xml:space="preserve">Wolfram, S 2002, </w:t>
          </w:r>
          <w:r w:rsidRPr="006A79EC">
            <w:rPr>
              <w:rFonts w:ascii="Times New Roman" w:hAnsi="Times New Roman" w:cs="Times New Roman"/>
              <w:i/>
              <w:iCs/>
              <w:noProof/>
            </w:rPr>
            <w:t>A New Kind of Science</w:t>
          </w:r>
          <w:r w:rsidRPr="006A79EC">
            <w:rPr>
              <w:rFonts w:ascii="Times New Roman" w:hAnsi="Times New Roman" w:cs="Times New Roman"/>
              <w:noProof/>
            </w:rPr>
            <w:t>, Wolfram Media, Champaign, IL.</w:t>
          </w:r>
        </w:p>
        <w:p w14:paraId="032311FA" w14:textId="3D808454" w:rsidR="00F33179" w:rsidRPr="006A79EC" w:rsidRDefault="00B02818" w:rsidP="006A79EC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4EC57979" w14:textId="77777777" w:rsidR="00975CF6" w:rsidRPr="006A79EC" w:rsidRDefault="00975CF6" w:rsidP="006A79EC">
      <w:pPr>
        <w:jc w:val="both"/>
        <w:rPr>
          <w:rFonts w:ascii="Times New Roman" w:hAnsi="Times New Roman" w:cs="Times New Roman"/>
        </w:rPr>
      </w:pPr>
    </w:p>
    <w:sectPr w:rsidR="00975CF6" w:rsidRPr="006A79EC" w:rsidSect="00F657FE">
      <w:pgSz w:w="11901" w:h="16840"/>
      <w:pgMar w:top="1440" w:right="1440" w:bottom="1440" w:left="1440" w:header="0" w:footer="0" w:gutter="0"/>
      <w:cols w:space="720"/>
      <w:formProt w:val="0"/>
      <w:docGrid w:linePitch="24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075FB"/>
    <w:multiLevelType w:val="hybridMultilevel"/>
    <w:tmpl w:val="022A4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00D61"/>
    <w:multiLevelType w:val="multilevel"/>
    <w:tmpl w:val="D5722A7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CFD5A9B"/>
    <w:multiLevelType w:val="multilevel"/>
    <w:tmpl w:val="9C3E7F82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7633B"/>
    <w:rsid w:val="000111DB"/>
    <w:rsid w:val="00031181"/>
    <w:rsid w:val="00062477"/>
    <w:rsid w:val="00062FA4"/>
    <w:rsid w:val="0007339E"/>
    <w:rsid w:val="0007716F"/>
    <w:rsid w:val="0009419A"/>
    <w:rsid w:val="00097F54"/>
    <w:rsid w:val="000A12EE"/>
    <w:rsid w:val="000A38AE"/>
    <w:rsid w:val="000B718D"/>
    <w:rsid w:val="000D4904"/>
    <w:rsid w:val="000D520A"/>
    <w:rsid w:val="000E7AA6"/>
    <w:rsid w:val="001046FD"/>
    <w:rsid w:val="00116B5A"/>
    <w:rsid w:val="00125C8E"/>
    <w:rsid w:val="00151552"/>
    <w:rsid w:val="00152ADE"/>
    <w:rsid w:val="00165759"/>
    <w:rsid w:val="00172D30"/>
    <w:rsid w:val="00182CD6"/>
    <w:rsid w:val="001A211D"/>
    <w:rsid w:val="001A6C5F"/>
    <w:rsid w:val="001C1388"/>
    <w:rsid w:val="001D0111"/>
    <w:rsid w:val="001D386D"/>
    <w:rsid w:val="00225F3A"/>
    <w:rsid w:val="002568B2"/>
    <w:rsid w:val="002C40A0"/>
    <w:rsid w:val="002C4BFC"/>
    <w:rsid w:val="002E24AB"/>
    <w:rsid w:val="00327A1F"/>
    <w:rsid w:val="0035443A"/>
    <w:rsid w:val="00364F2B"/>
    <w:rsid w:val="0038772B"/>
    <w:rsid w:val="003A07E3"/>
    <w:rsid w:val="003B0904"/>
    <w:rsid w:val="003B5FF0"/>
    <w:rsid w:val="003E3EC4"/>
    <w:rsid w:val="003F05E0"/>
    <w:rsid w:val="003F6E83"/>
    <w:rsid w:val="004076BD"/>
    <w:rsid w:val="004115FE"/>
    <w:rsid w:val="00420BA9"/>
    <w:rsid w:val="004851CA"/>
    <w:rsid w:val="0048629F"/>
    <w:rsid w:val="00491FD2"/>
    <w:rsid w:val="00497096"/>
    <w:rsid w:val="004D53D8"/>
    <w:rsid w:val="00513A85"/>
    <w:rsid w:val="0051502A"/>
    <w:rsid w:val="005805E7"/>
    <w:rsid w:val="00581825"/>
    <w:rsid w:val="00582CA2"/>
    <w:rsid w:val="00592B06"/>
    <w:rsid w:val="00597D2A"/>
    <w:rsid w:val="005B1547"/>
    <w:rsid w:val="005B2517"/>
    <w:rsid w:val="005F3A62"/>
    <w:rsid w:val="00641D17"/>
    <w:rsid w:val="006420A8"/>
    <w:rsid w:val="0065233D"/>
    <w:rsid w:val="006575FF"/>
    <w:rsid w:val="00663239"/>
    <w:rsid w:val="00674F03"/>
    <w:rsid w:val="0067633B"/>
    <w:rsid w:val="00696615"/>
    <w:rsid w:val="006A3B22"/>
    <w:rsid w:val="006A79EC"/>
    <w:rsid w:val="006F4224"/>
    <w:rsid w:val="007301DB"/>
    <w:rsid w:val="00743D7C"/>
    <w:rsid w:val="00760A63"/>
    <w:rsid w:val="0078082F"/>
    <w:rsid w:val="00785751"/>
    <w:rsid w:val="00786439"/>
    <w:rsid w:val="0079634F"/>
    <w:rsid w:val="007A4CB2"/>
    <w:rsid w:val="007D7EE4"/>
    <w:rsid w:val="007F1691"/>
    <w:rsid w:val="007F473E"/>
    <w:rsid w:val="008045DC"/>
    <w:rsid w:val="00813266"/>
    <w:rsid w:val="00837A0D"/>
    <w:rsid w:val="00845AE6"/>
    <w:rsid w:val="008469CF"/>
    <w:rsid w:val="00846AAE"/>
    <w:rsid w:val="00853615"/>
    <w:rsid w:val="008A22BD"/>
    <w:rsid w:val="0091111D"/>
    <w:rsid w:val="00945BCF"/>
    <w:rsid w:val="0095511E"/>
    <w:rsid w:val="009742E6"/>
    <w:rsid w:val="00975CF6"/>
    <w:rsid w:val="009A25BE"/>
    <w:rsid w:val="00A0173E"/>
    <w:rsid w:val="00A57912"/>
    <w:rsid w:val="00A721C0"/>
    <w:rsid w:val="00A74E99"/>
    <w:rsid w:val="00AA1290"/>
    <w:rsid w:val="00AA52D6"/>
    <w:rsid w:val="00AC1439"/>
    <w:rsid w:val="00AC42FC"/>
    <w:rsid w:val="00B02818"/>
    <w:rsid w:val="00B10F73"/>
    <w:rsid w:val="00B12F68"/>
    <w:rsid w:val="00B254BF"/>
    <w:rsid w:val="00B457AD"/>
    <w:rsid w:val="00B472D5"/>
    <w:rsid w:val="00B76FB1"/>
    <w:rsid w:val="00B90CF6"/>
    <w:rsid w:val="00BA17BE"/>
    <w:rsid w:val="00C06C1E"/>
    <w:rsid w:val="00C37BB2"/>
    <w:rsid w:val="00C668CD"/>
    <w:rsid w:val="00C7616F"/>
    <w:rsid w:val="00C91979"/>
    <w:rsid w:val="00CA7F07"/>
    <w:rsid w:val="00CE5EAA"/>
    <w:rsid w:val="00CF121D"/>
    <w:rsid w:val="00D077FB"/>
    <w:rsid w:val="00D5697C"/>
    <w:rsid w:val="00D75474"/>
    <w:rsid w:val="00DA0165"/>
    <w:rsid w:val="00DA7657"/>
    <w:rsid w:val="00DC1BD1"/>
    <w:rsid w:val="00DD67F2"/>
    <w:rsid w:val="00E12D88"/>
    <w:rsid w:val="00E23F0B"/>
    <w:rsid w:val="00E33D7B"/>
    <w:rsid w:val="00E53E39"/>
    <w:rsid w:val="00E83176"/>
    <w:rsid w:val="00EA007C"/>
    <w:rsid w:val="00EC3913"/>
    <w:rsid w:val="00EE3719"/>
    <w:rsid w:val="00EE59B1"/>
    <w:rsid w:val="00EE74B9"/>
    <w:rsid w:val="00F33179"/>
    <w:rsid w:val="00F657FE"/>
    <w:rsid w:val="00F755B3"/>
    <w:rsid w:val="00F756E8"/>
    <w:rsid w:val="00F85F24"/>
    <w:rsid w:val="00FA6E49"/>
    <w:rsid w:val="00FC0A4D"/>
    <w:rsid w:val="00FD1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F943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633B"/>
    <w:pPr>
      <w:keepNext/>
      <w:suppressAutoHyphens/>
      <w:spacing w:after="0"/>
    </w:pPr>
    <w:rPr>
      <w:rFonts w:ascii="Arial" w:eastAsia="Arial" w:hAnsi="Arial" w:cs="Arial"/>
      <w:color w:val="000000"/>
      <w:szCs w:val="20"/>
      <w:lang w:val="en-US" w:eastAsia="zh-CN" w:bidi="hi-IN"/>
    </w:rPr>
  </w:style>
  <w:style w:type="paragraph" w:styleId="Heading1">
    <w:name w:val="heading 1"/>
    <w:basedOn w:val="LO-normal"/>
    <w:link w:val="Heading1Char"/>
    <w:uiPriority w:val="9"/>
    <w:qFormat/>
    <w:rsid w:val="0067633B"/>
    <w:pPr>
      <w:keepLines/>
      <w:spacing w:before="200" w:line="100" w:lineRule="atLeast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LO-normal"/>
    <w:rsid w:val="0067633B"/>
    <w:pPr>
      <w:keepLines/>
      <w:spacing w:before="200" w:line="100" w:lineRule="atLeast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LO-normal"/>
    <w:rsid w:val="0067633B"/>
    <w:pPr>
      <w:keepLines/>
      <w:spacing w:before="160" w:line="100" w:lineRule="atLeast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LO-normal"/>
    <w:rsid w:val="0067633B"/>
    <w:pPr>
      <w:keepLines/>
      <w:spacing w:before="160" w:line="100" w:lineRule="atLeast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LO-normal"/>
    <w:rsid w:val="0067633B"/>
    <w:pPr>
      <w:keepLines/>
      <w:spacing w:before="160" w:line="100" w:lineRule="atLeast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LO-normal"/>
    <w:rsid w:val="0067633B"/>
    <w:pPr>
      <w:keepLines/>
      <w:spacing w:before="160" w:line="100" w:lineRule="atLeast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sid w:val="0067633B"/>
    <w:rPr>
      <w:u w:val="none"/>
    </w:rPr>
  </w:style>
  <w:style w:type="character" w:customStyle="1" w:styleId="InternetLink">
    <w:name w:val="Internet Link"/>
    <w:rsid w:val="0067633B"/>
    <w:rPr>
      <w:color w:val="000080"/>
      <w:u w:val="single"/>
    </w:rPr>
  </w:style>
  <w:style w:type="paragraph" w:customStyle="1" w:styleId="Heading">
    <w:name w:val="Heading"/>
    <w:basedOn w:val="Normal"/>
    <w:next w:val="TextBody"/>
    <w:rsid w:val="0067633B"/>
    <w:pPr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customStyle="1" w:styleId="TextBody">
    <w:name w:val="Text Body"/>
    <w:basedOn w:val="Normal"/>
    <w:rsid w:val="0067633B"/>
    <w:pPr>
      <w:spacing w:after="120"/>
    </w:pPr>
  </w:style>
  <w:style w:type="paragraph" w:styleId="List">
    <w:name w:val="List"/>
    <w:basedOn w:val="TextBody"/>
    <w:rsid w:val="0067633B"/>
    <w:rPr>
      <w:rFonts w:cs="Lohit Hindi"/>
    </w:rPr>
  </w:style>
  <w:style w:type="paragraph" w:styleId="Caption">
    <w:name w:val="caption"/>
    <w:basedOn w:val="Normal"/>
    <w:rsid w:val="0067633B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67633B"/>
    <w:pPr>
      <w:suppressLineNumbers/>
    </w:pPr>
    <w:rPr>
      <w:rFonts w:cs="Lohit Hindi"/>
    </w:rPr>
  </w:style>
  <w:style w:type="paragraph" w:customStyle="1" w:styleId="LO-normal">
    <w:name w:val="LO-normal"/>
    <w:rsid w:val="0067633B"/>
    <w:pPr>
      <w:keepNext/>
      <w:suppressAutoHyphens/>
      <w:spacing w:after="0"/>
    </w:pPr>
    <w:rPr>
      <w:rFonts w:ascii="Arial" w:eastAsia="Arial" w:hAnsi="Arial" w:cs="Arial"/>
      <w:color w:val="000000"/>
      <w:szCs w:val="20"/>
      <w:lang w:val="en-US" w:eastAsia="zh-CN" w:bidi="hi-IN"/>
    </w:rPr>
  </w:style>
  <w:style w:type="paragraph" w:styleId="Title">
    <w:name w:val="Title"/>
    <w:basedOn w:val="LO-normal"/>
    <w:rsid w:val="0067633B"/>
    <w:pPr>
      <w:keepLines/>
      <w:spacing w:line="100" w:lineRule="atLeast"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LO-normal"/>
    <w:rsid w:val="0067633B"/>
    <w:pPr>
      <w:keepLines/>
      <w:spacing w:after="200" w:line="100" w:lineRule="atLeast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A07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07E3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07E3"/>
    <w:rPr>
      <w:rFonts w:ascii="Arial" w:eastAsia="Arial" w:hAnsi="Arial" w:cs="Mangal"/>
      <w:color w:val="000000"/>
      <w:sz w:val="20"/>
      <w:szCs w:val="18"/>
      <w:lang w:val="en-US"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07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07E3"/>
    <w:rPr>
      <w:rFonts w:ascii="Arial" w:eastAsia="Arial" w:hAnsi="Arial" w:cs="Mangal"/>
      <w:b/>
      <w:bCs/>
      <w:color w:val="000000"/>
      <w:sz w:val="20"/>
      <w:szCs w:val="18"/>
      <w:lang w:val="en-US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7E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7E3"/>
    <w:rPr>
      <w:rFonts w:ascii="Tahoma" w:eastAsia="Arial" w:hAnsi="Tahoma" w:cs="Mangal"/>
      <w:color w:val="000000"/>
      <w:sz w:val="16"/>
      <w:szCs w:val="14"/>
      <w:lang w:val="en-US" w:eastAsia="zh-CN" w:bidi="hi-IN"/>
    </w:rPr>
  </w:style>
  <w:style w:type="paragraph" w:styleId="Revision">
    <w:name w:val="Revision"/>
    <w:hidden/>
    <w:uiPriority w:val="99"/>
    <w:semiHidden/>
    <w:rsid w:val="00151552"/>
    <w:pPr>
      <w:spacing w:after="0" w:line="240" w:lineRule="auto"/>
    </w:pPr>
    <w:rPr>
      <w:rFonts w:ascii="Arial" w:eastAsia="Arial" w:hAnsi="Arial" w:cs="Arial"/>
      <w:color w:val="000000"/>
      <w:szCs w:val="20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EC3913"/>
    <w:rPr>
      <w:rFonts w:ascii="Trebuchet MS" w:eastAsia="Trebuchet MS" w:hAnsi="Trebuchet MS" w:cs="Trebuchet MS"/>
      <w:color w:val="000000"/>
      <w:sz w:val="32"/>
      <w:szCs w:val="20"/>
      <w:lang w:val="en-US"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EC3913"/>
  </w:style>
  <w:style w:type="character" w:styleId="Hyperlink">
    <w:name w:val="Hyperlink"/>
    <w:basedOn w:val="DefaultParagraphFont"/>
    <w:uiPriority w:val="99"/>
    <w:unhideWhenUsed/>
    <w:rsid w:val="00A5791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05E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A52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C4BF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GPS.XSL" StyleName="Harvard - AGPS*">
  <b:Source>
    <b:Tag>Dor131</b:Tag>
    <b:SourceType>Book</b:SourceType>
    <b:Guid>{E3415BF8-85CB-2E4B-892D-D2B7384DCB89}</b:Guid>
    <b:Title>Evolution of networks: From biological nets to the Internet and WWW</b:Title>
    <b:City>New York, NY</b:City>
    <b:Publisher>Oxford University Press</b:Publisher>
    <b:Year>2013</b:Year>
    <b:Author>
      <b:Author>
        <b:NameList>
          <b:Person>
            <b:Last>Dorogovtsev</b:Last>
            <b:First>Sergei N.</b:First>
          </b:Person>
          <b:Person>
            <b:Last>Mendes</b:Last>
            <b:First>José FF </b:First>
          </b:Person>
        </b:NameList>
      </b:Author>
    </b:Author>
    <b:RefOrder>2</b:RefOrder>
  </b:Source>
  <b:Source>
    <b:Tag>Tan88</b:Tag>
    <b:SourceType>JournalArticle</b:SourceType>
    <b:Guid>{8A1D5761-48F9-0A4A-9311-7FA5F3D8F9BC}</b:Guid>
    <b:Title>Critical exponents and scaling relations for self-organized critical phenomena</b:Title>
    <b:Year>1988</b:Year>
    <b:Volume>60</b:Volume>
    <b:Pages>2347–2350</b:Pages>
    <b:JournalName>Physical Review Letters</b:JournalName>
    <b:Issue>23</b:Issue>
    <b:Author>
      <b:Author>
        <b:NameList>
          <b:Person>
            <b:Last>Tang</b:Last>
            <b:First>Chao</b:First>
          </b:Person>
          <b:Person>
            <b:Last>Bak</b:Last>
            <b:First>Per</b:First>
          </b:Person>
        </b:NameList>
      </b:Author>
    </b:Author>
    <b:RefOrder>3</b:RefOrder>
  </b:Source>
  <b:Source>
    <b:Tag>RCh04</b:Tag>
    <b:SourceType>JournalArticle</b:SourceType>
    <b:Guid>{8E42C5E1-2F26-4B47-A133-39E73C6B1ED3}</b:Guid>
    <b:Title>Critical brain networks</b:Title>
    <b:JournalName>Physica A: Statistical Mechanics and its Applications</b:JournalName>
    <b:Publisher>Elsevier</b:Publisher>
    <b:Year>2004</b:Year>
    <b:Volume>340</b:Volume>
    <b:Issue>4</b:Issue>
    <b:Pages>756-765</b:Pages>
    <b:Author>
      <b:Author>
        <b:NameList>
          <b:Person>
            <b:Last>R Chialvo</b:Last>
            <b:First>Dante</b:First>
          </b:Person>
        </b:NameList>
      </b:Author>
    </b:Author>
    <b:RefOrder>4</b:RefOrder>
  </b:Source>
  <b:Source>
    <b:Tag>Sor06</b:Tag>
    <b:SourceType>Book</b:SourceType>
    <b:Guid>{34C2772C-9339-0C4E-A244-366B2259F4D5}</b:Guid>
    <b:Title>Critical phenomena in natural sciences: chaos, fractals, selforganization and disorder: concepts and tools</b:Title>
    <b:Publisher>Springer Science &amp; Business</b:Publisher>
    <b:City>Berlin</b:City>
    <b:Year>2006</b:Year>
    <b:Author>
      <b:Author>
        <b:NameList>
          <b:Person>
            <b:Last>Sornette</b:Last>
            <b:First>Didier</b:First>
          </b:Person>
        </b:NameList>
      </b:Author>
    </b:Author>
    <b:RefOrder>5</b:RefOrder>
  </b:Source>
  <b:Source>
    <b:Tag>Bar12</b:Tag>
    <b:SourceType>Book</b:SourceType>
    <b:Guid>{7CCBD5A7-50CC-9E41-9878-CF7F1DEA228D}</b:Guid>
    <b:Title>Dynamical Processes on Complex Networks</b:Title>
    <b:City>Cambridge</b:City>
    <b:Publisher>Cambridge University Press</b:Publisher>
    <b:Year>2012</b:Year>
    <b:Author>
      <b:Author>
        <b:NameList>
          <b:Person>
            <b:Last>Barrat</b:Last>
            <b:First>Alain</b:First>
          </b:Person>
          <b:Person>
            <b:Last>Barthelemy</b:Last>
            <b:First>Marc</b:First>
          </b:Person>
          <b:Person>
            <b:Last>Vespignani</b:Last>
            <b:First>Alessandro</b:First>
          </b:Person>
        </b:NameList>
      </b:Author>
    </b:Author>
    <b:RefOrder>6</b:RefOrder>
  </b:Source>
  <b:Source>
    <b:Tag>Hey13</b:Tag>
    <b:SourceType>BookSection</b:SourceType>
    <b:Guid>{28405E0A-A2EF-F54B-8B03-31818BF6C4AE}</b:Guid>
    <b:Title>Self-organization in Communicating Groups: the emergence of coordination, shared references and collective intelligence</b:Title>
    <b:City>Berlin</b:City>
    <b:Publisher>Springer Berlin Heidelberg</b:Publisher>
    <b:Year>2013</b:Year>
    <b:Pages>117-149</b:Pages>
    <b:Author>
      <b:Author>
        <b:NameList>
          <b:Person>
            <b:Last>Heylighen</b:Last>
            <b:First>Francis</b:First>
          </b:Person>
        </b:NameList>
      </b:Author>
      <b:BookAuthor>
        <b:NameList>
          <b:Person>
            <b:Last>Complexity Perspectives on Language</b:Last>
            <b:First>Communication</b:First>
            <b:Middle>and Society</b:Middle>
          </b:Person>
        </b:NameList>
      </b:BookAuthor>
      <b:Editor>
        <b:NameList>
          <b:Person>
            <b:Last> Massip-Bonet</b:Last>
            <b:First>Àngels</b:First>
          </b:Person>
          <b:Person>
            <b:Last>Bastardas-Boada  </b:Last>
            <b:First>Albert</b:First>
          </b:Person>
        </b:NameList>
      </b:Editor>
    </b:Author>
    <b:RefOrder>7</b:RefOrder>
  </b:Source>
  <b:Source>
    <b:Tag>Lév94</b:Tag>
    <b:SourceType>Book</b:SourceType>
    <b:Guid>{FE27F7B5-D69C-E848-AB39-A8C789B49749}</b:Guid>
    <b:Title>L'intelligence collective: pour une anthropologie du cyberspace</b:Title>
    <b:City>Paris</b:City>
    <b:Publisher>La Découverte</b:Publisher>
    <b:Year>1994</b:Year>
    <b:Volume>11</b:Volume>
    <b:Author>
      <b:Author>
        <b:NameList>
          <b:Person>
            <b:Last>Lévy</b:Last>
            <b:First>Pierre</b:First>
          </b:Person>
        </b:NameList>
      </b:Author>
    </b:Author>
    <b:RefOrder>8</b:RefOrder>
  </b:Source>
  <b:Source>
    <b:Tag>Pór95</b:Tag>
    <b:SourceType>JournalArticle</b:SourceType>
    <b:Guid>{A0BC13B0-342F-F242-8989-ADE7FDC7E72A}</b:Guid>
    <b:Title>The quest for collective intelligence</b:Title>
    <b:Year>1995</b:Year>
    <b:Pages>271-280</b:Pages>
    <b:JournalName>Community building: Renewing spirit and learning in business</b:JournalName>
    <b:Author>
      <b:Author>
        <b:NameList>
          <b:Person>
            <b:Last>Pór</b:Last>
            <b:First>George</b:First>
          </b:Person>
        </b:NameList>
      </b:Author>
    </b:Author>
    <b:RefOrder>9</b:RefOrder>
  </b:Source>
  <b:Source>
    <b:Tag>Erd59</b:Tag>
    <b:SourceType>JournalArticle</b:SourceType>
    <b:Guid>{3E70E4F2-E5B6-6245-A26A-F4AC86D1EB45}</b:Guid>
    <b:Title>On random graphs I</b:Title>
    <b:JournalName>Publicationes Mathematicae Debrecen</b:JournalName>
    <b:Year>1959</b:Year>
    <b:Volume>6</b:Volume>
    <b:Pages>290-297</b:Pages>
    <b:Author>
      <b:Author>
        <b:NameList>
          <b:Person>
            <b:Last>Erdős</b:Last>
            <b:First>P</b:First>
          </b:Person>
          <b:Person>
            <b:Last>Rényi</b:Last>
            <b:First>A</b:First>
          </b:Person>
        </b:NameList>
      </b:Author>
    </b:Author>
    <b:RefOrder>18</b:RefOrder>
  </b:Source>
  <b:Source>
    <b:Tag>Wat98</b:Tag>
    <b:SourceType>JournalArticle</b:SourceType>
    <b:Guid>{46AF566F-F649-6B4C-947B-D4B683701E91}</b:Guid>
    <b:Title>Collective dynamics of'small-world'networks</b:Title>
    <b:JournalName>Nature</b:JournalName>
    <b:Year>1998</b:Year>
    <b:Volume>393</b:Volume>
    <b:Issue>6684</b:Issue>
    <b:Pages>409-10</b:Pages>
    <b:Author>
      <b:Author>
        <b:NameList>
          <b:Person>
            <b:Last>Watts</b:Last>
            <b:Middle>J.</b:Middle>
            <b:First>Duncan</b:First>
          </b:Person>
          <b:Person>
            <b:Last>Strogatz</b:Last>
            <b:Middle>H.</b:Middle>
            <b:First>Steven</b:First>
          </b:Person>
        </b:NameList>
      </b:Author>
    </b:Author>
    <b:RefOrder>10</b:RefOrder>
  </b:Source>
  <b:Source>
    <b:Tag>Fla98</b:Tag>
    <b:SourceType>Book</b:SourceType>
    <b:Guid>{64247505-5C84-244F-AE46-C650C5F899C2}</b:Guid>
    <b:Title>The computational beauty of nature: computer explorations of fractals, chaos, complex systems, and adaptation</b:Title>
    <b:Publisher>MIT Press</b:Publisher>
    <b:City>Cambridge</b:City>
    <b:Year>1998</b:Year>
    <b:Author>
      <b:Author>
        <b:NameList>
          <b:Person>
            <b:Last>Flake</b:Last>
            <b:First>Gary William</b:First>
          </b:Person>
        </b:NameList>
      </b:Author>
    </b:Author>
    <b:RefOrder>12</b:RefOrder>
  </b:Source>
  <b:Source>
    <b:Tag>Wol02</b:Tag>
    <b:SourceType>Book</b:SourceType>
    <b:Guid>{A8E5CDD7-40E7-504D-800C-82DF0EA68A85}</b:Guid>
    <b:Title>A New Kind of Science</b:Title>
    <b:City>Champaign, IL</b:City>
    <b:Publisher>Wolfram Media</b:Publisher>
    <b:Year>2002</b:Year>
    <b:Author>
      <b:Author>
        <b:NameList>
          <b:Person>
            <b:Last>Wolfram</b:Last>
            <b:First>Stephen</b:First>
          </b:Person>
        </b:NameList>
      </b:Author>
    </b:Author>
    <b:RefOrder>11</b:RefOrder>
  </b:Source>
  <b:Source>
    <b:Tag>Wil99</b:Tag>
    <b:SourceType>DocumentFromInternetSite</b:SourceType>
    <b:Guid>{7F26672A-7A77-BE4F-900E-53E521DB86C3}</b:Guid>
    <b:Title>NetLogo</b:Title>
    <b:Year>1999</b:Year>
    <b:PublicationTitle>http://ccl.northwestern.edu/netlogo/. Center for Connected Learning and Computer-Based Modeling. Northwestern University. Evanston, IL</b:PublicationTitle>
    <b:Author>
      <b:Author>
        <b:NameList>
          <b:Person>
            <b:Last>Wilensky</b:Last>
            <b:First>U</b:First>
          </b:Person>
        </b:NameList>
      </b:Author>
    </b:Author>
    <b:URL>http://ccl.northwestern.edu/netlogo/</b:URL>
    <b:Comments>Center for Connected Learning and Computer-Based Modeling, Northwestern University. Evanston, IL.</b:Comments>
    <b:RefOrder>13</b:RefOrder>
  </b:Source>
  <b:Source>
    <b:Tag>Wol121</b:Tag>
    <b:SourceType>Book</b:SourceType>
    <b:Guid>{3531A00F-CE04-3C4A-8900-5ECE961E3182}</b:Guid>
    <b:Author>
      <b:Author>
        <b:Corporate>Wolfram Research, Inc.</b:Corporate>
      </b:Author>
    </b:Author>
    <b:Title>Mathematica</b:Title>
    <b:City>Champaign, Illinois </b:City>
    <b:Publisher>Wolfram Research, Inc.</b:Publisher>
    <b:Year>2012</b:Year>
    <b:Edition>Version 9.0</b:Edition>
    <b:RefOrder>14</b:RefOrder>
  </b:Source>
  <b:Source>
    <b:Tag>Lan90</b:Tag>
    <b:SourceType>ConferenceProceedings</b:SourceType>
    <b:Guid>{CFFAC1D4-E36D-5447-8BCE-29DED8035EAD}</b:Guid>
    <b:Title>Computation at the Edge of Chaos: Phase Transitions and Emergent Computation</b:Title>
    <b:Publisher>Phys. D In CNLS</b:Publisher>
    <b:Year>1990</b:Year>
    <b:Volume>42</b:Volume>
    <b:Pages>12-37</b:Pages>
    <b:ConferenceName>ninth annual international conference of the Center for Nonlinear Studies on Self-organizing, Collective, and Cooperative Phenomena in Natural and Artificial Computing Networks on Emergent computation</b:ConferenceName>
    <b:Author>
      <b:Author>
        <b:NameList>
          <b:Person>
            <b:Last>Langton</b:Last>
            <b:Middle>G.</b:Middle>
            <b:First>Chris</b:First>
          </b:Person>
        </b:NameList>
      </b:Author>
    </b:Author>
    <b:RefOrder>16</b:RefOrder>
  </b:Source>
  <b:Source>
    <b:Tag>Kau00</b:Tag>
    <b:SourceType>Book</b:SourceType>
    <b:Guid>{210BEB36-2904-A44E-8C36-678D25623AB6}</b:Guid>
    <b:Title>Investigations</b:Title>
    <b:Publisher>Oxford University Press, USA</b:Publisher>
    <b:Year>2000</b:Year>
    <b:Author>
      <b:Author>
        <b:NameList>
          <b:Person>
            <b:Last>Kauffman</b:Last>
            <b:Middle>A.</b:Middle>
            <b:First>Stuart</b:First>
          </b:Person>
        </b:NameList>
      </b:Author>
    </b:Author>
    <b:RefOrder>17</b:RefOrder>
  </b:Source>
  <b:Source>
    <b:Tag>Daw86</b:Tag>
    <b:SourceType>Book</b:SourceType>
    <b:Guid>{D4631FC9-D150-164F-95BA-4708C8DCECE8}</b:Guid>
    <b:Title>The blind watchmaker</b:Title>
    <b:City>New York, Norton</b:City>
    <b:Year>1986</b:Year>
    <b:Author>
      <b:Author>
        <b:NameList>
          <b:Person>
            <b:Last>Dawkins</b:Last>
            <b:First>Richard</b:First>
          </b:Person>
        </b:NameList>
      </b:Author>
    </b:Author>
    <b:RefOrder>15</b:RefOrder>
  </b:Source>
  <b:Source>
    <b:Tag>Mer68</b:Tag>
    <b:SourceType>JournalArticle</b:SourceType>
    <b:Guid>{BF59F3CA-2FC5-E944-8DA9-E63F50CC339A}</b:Guid>
    <b:Title>The Matthew effect in science</b:Title>
    <b:Publisher>Washington</b:Publisher>
    <b:Year>1968</b:Year>
    <b:Volume>159</b:Volume>
    <b:Pages>56--63</b:Pages>
    <b:JournalName>Science</b:JournalName>
    <b:Issue>3810</b:Issue>
    <b:Author>
      <b:Author>
        <b:NameList>
          <b:Person>
            <b:Last>Merton</b:Last>
            <b:Middle>K</b:Middle>
            <b:First>Robert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F16D0BF-84BE-344D-8D58-3F7726A3B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10</Pages>
  <Words>4010</Words>
  <Characters>22861</Characters>
  <Application>Microsoft Macintosh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CollectiveIntilligenceKybernetes.docx</vt:lpstr>
    </vt:vector>
  </TitlesOfParts>
  <Company/>
  <LinksUpToDate>false</LinksUpToDate>
  <CharactersWithSpaces>26818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CollectiveIntilligenceKybernetes.docx</dc:title>
  <dc:creator>Zoe</dc:creator>
  <cp:lastModifiedBy>stackbuilders</cp:lastModifiedBy>
  <cp:revision>95</cp:revision>
  <cp:lastPrinted>2014-09-28T18:27:00Z</cp:lastPrinted>
  <dcterms:created xsi:type="dcterms:W3CDTF">2014-09-23T07:07:00Z</dcterms:created>
  <dcterms:modified xsi:type="dcterms:W3CDTF">2014-09-28T18:29:00Z</dcterms:modified>
</cp:coreProperties>
</file>